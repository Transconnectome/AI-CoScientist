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B5E3D" w14:textId="518236A9" w:rsidR="00B526B7" w:rsidRDefault="00554C1F" w:rsidP="00C97C81">
      <w:pPr>
        <w:spacing w:after="60" w:line="276" w:lineRule="auto"/>
        <w:rPr>
          <w:color w:val="000000" w:themeColor="text1"/>
          <w:sz w:val="40"/>
          <w:szCs w:val="40"/>
        </w:rPr>
      </w:pPr>
      <w:r>
        <w:rPr>
          <w:color w:val="000000" w:themeColor="text1"/>
          <w:sz w:val="40"/>
          <w:szCs w:val="40"/>
        </w:rPr>
        <w:t>A m</w:t>
      </w:r>
      <w:r w:rsidR="00C97C81">
        <w:rPr>
          <w:color w:val="000000" w:themeColor="text1"/>
          <w:sz w:val="40"/>
          <w:szCs w:val="40"/>
        </w:rPr>
        <w:t>ore comprehensive and reliable a</w:t>
      </w:r>
      <w:r w:rsidR="00E22C71">
        <w:rPr>
          <w:color w:val="000000" w:themeColor="text1"/>
          <w:sz w:val="40"/>
          <w:szCs w:val="40"/>
        </w:rPr>
        <w:t>nalysis</w:t>
      </w:r>
      <w:r w:rsidR="00C97C81">
        <w:rPr>
          <w:color w:val="000000" w:themeColor="text1"/>
          <w:sz w:val="40"/>
          <w:szCs w:val="40"/>
        </w:rPr>
        <w:t xml:space="preserve"> of individual differences </w:t>
      </w:r>
      <w:r>
        <w:rPr>
          <w:color w:val="000000" w:themeColor="text1"/>
          <w:sz w:val="40"/>
          <w:szCs w:val="40"/>
        </w:rPr>
        <w:t>with</w:t>
      </w:r>
      <w:r w:rsidR="00C97C81">
        <w:rPr>
          <w:color w:val="000000" w:themeColor="text1"/>
          <w:sz w:val="40"/>
          <w:szCs w:val="40"/>
        </w:rPr>
        <w:t xml:space="preserve"> generalized random forest </w:t>
      </w:r>
      <w:r>
        <w:rPr>
          <w:color w:val="000000" w:themeColor="text1"/>
          <w:sz w:val="40"/>
          <w:szCs w:val="40"/>
        </w:rPr>
        <w:t>for</w:t>
      </w:r>
      <w:r w:rsidR="00C97C81">
        <w:rPr>
          <w:color w:val="000000" w:themeColor="text1"/>
          <w:sz w:val="40"/>
          <w:szCs w:val="40"/>
        </w:rPr>
        <w:t xml:space="preserve"> high-dimensional data: validation and guideline</w:t>
      </w:r>
      <w:r>
        <w:rPr>
          <w:color w:val="000000" w:themeColor="text1"/>
          <w:sz w:val="40"/>
          <w:szCs w:val="40"/>
        </w:rPr>
        <w:t>s</w:t>
      </w:r>
    </w:p>
    <w:p w14:paraId="780F6802" w14:textId="77777777" w:rsidR="00C97C81" w:rsidRPr="00C97C81" w:rsidRDefault="00C97C81" w:rsidP="00C97C81">
      <w:pPr>
        <w:spacing w:after="60" w:line="276" w:lineRule="auto"/>
        <w:rPr>
          <w:color w:val="000000" w:themeColor="text1"/>
          <w:sz w:val="40"/>
          <w:szCs w:val="40"/>
        </w:rPr>
      </w:pPr>
    </w:p>
    <w:p w14:paraId="0A7B5C92" w14:textId="2EFAECDD" w:rsidR="5BBBAA79" w:rsidRPr="007D50F8" w:rsidRDefault="5BBBAA79" w:rsidP="00C97C81">
      <w:pPr>
        <w:shd w:val="clear" w:color="auto" w:fill="FFFFFF" w:themeFill="background1"/>
        <w:tabs>
          <w:tab w:val="left" w:pos="800"/>
        </w:tabs>
        <w:spacing w:after="160" w:line="276" w:lineRule="auto"/>
        <w:rPr>
          <w:color w:val="000000" w:themeColor="text1"/>
          <w:vertAlign w:val="superscript"/>
        </w:rPr>
      </w:pPr>
      <w:r w:rsidRPr="007D50F8">
        <w:rPr>
          <w:color w:val="000000" w:themeColor="text1"/>
        </w:rPr>
        <w:t xml:space="preserve">Jinwoo </w:t>
      </w:r>
      <w:r w:rsidR="00A50943" w:rsidRPr="007D50F8">
        <w:rPr>
          <w:color w:val="000000" w:themeColor="text1"/>
        </w:rPr>
        <w:t>Lee</w:t>
      </w:r>
      <w:r w:rsidRPr="007D50F8">
        <w:rPr>
          <w:color w:val="000000" w:themeColor="text1"/>
          <w:vertAlign w:val="superscript"/>
        </w:rPr>
        <w:t>1</w:t>
      </w:r>
      <w:r w:rsidR="00C4029B" w:rsidRPr="007D50F8">
        <w:rPr>
          <w:color w:val="000000" w:themeColor="text1"/>
          <w:vertAlign w:val="superscript"/>
        </w:rPr>
        <w:t>,2</w:t>
      </w:r>
      <w:r w:rsidR="007D50F8">
        <w:rPr>
          <w:color w:val="000000" w:themeColor="text1"/>
          <w:vertAlign w:val="superscript"/>
        </w:rPr>
        <w:t>*</w:t>
      </w:r>
      <w:r w:rsidRPr="007D50F8">
        <w:rPr>
          <w:color w:val="000000" w:themeColor="text1"/>
        </w:rPr>
        <w:t xml:space="preserve">, </w:t>
      </w:r>
      <w:proofErr w:type="spellStart"/>
      <w:r w:rsidR="007D50F8" w:rsidRPr="007D50F8">
        <w:rPr>
          <w:color w:val="000000" w:themeColor="text1"/>
        </w:rPr>
        <w:t>Junghoon</w:t>
      </w:r>
      <w:proofErr w:type="spellEnd"/>
      <w:r w:rsidR="007D50F8" w:rsidRPr="007D50F8">
        <w:rPr>
          <w:color w:val="000000" w:themeColor="text1"/>
        </w:rPr>
        <w:t xml:space="preserve"> Justin Park</w:t>
      </w:r>
      <w:r w:rsidR="007F52B9">
        <w:rPr>
          <w:color w:val="000000" w:themeColor="text1"/>
          <w:vertAlign w:val="superscript"/>
        </w:rPr>
        <w:t>3</w:t>
      </w:r>
      <w:r w:rsidR="007D50F8">
        <w:rPr>
          <w:color w:val="000000" w:themeColor="text1"/>
          <w:vertAlign w:val="superscript"/>
        </w:rPr>
        <w:t>*</w:t>
      </w:r>
      <w:r w:rsidRPr="007D50F8">
        <w:rPr>
          <w:color w:val="000000" w:themeColor="text1"/>
        </w:rPr>
        <w:t xml:space="preserve">, </w:t>
      </w:r>
      <w:r w:rsidR="007D50F8" w:rsidRPr="007D50F8">
        <w:rPr>
          <w:color w:val="000000" w:themeColor="text1"/>
        </w:rPr>
        <w:t>Maria Pak</w:t>
      </w:r>
      <w:r w:rsidR="007D50F8" w:rsidRPr="007D50F8">
        <w:rPr>
          <w:color w:val="000000" w:themeColor="text1"/>
          <w:vertAlign w:val="superscript"/>
        </w:rPr>
        <w:t>1</w:t>
      </w:r>
      <w:r w:rsidR="007D50F8">
        <w:rPr>
          <w:color w:val="000000" w:themeColor="text1"/>
          <w:vertAlign w:val="superscript"/>
        </w:rPr>
        <w:t>*</w:t>
      </w:r>
      <w:r w:rsidRPr="007D50F8">
        <w:rPr>
          <w:color w:val="000000" w:themeColor="text1"/>
        </w:rPr>
        <w:t xml:space="preserve">, </w:t>
      </w:r>
      <w:r w:rsidR="007D50F8" w:rsidRPr="007D50F8">
        <w:rPr>
          <w:color w:val="000000" w:themeColor="text1"/>
        </w:rPr>
        <w:t>Seung</w:t>
      </w:r>
      <w:r w:rsidR="002E524D">
        <w:rPr>
          <w:color w:val="000000" w:themeColor="text1"/>
        </w:rPr>
        <w:t xml:space="preserve"> Yun</w:t>
      </w:r>
      <w:r w:rsidR="007D50F8" w:rsidRPr="007D50F8" w:rsidDel="002E524D">
        <w:rPr>
          <w:color w:val="000000" w:themeColor="text1"/>
        </w:rPr>
        <w:t xml:space="preserve"> </w:t>
      </w:r>
      <w:r w:rsidR="007D50F8" w:rsidRPr="007D50F8">
        <w:rPr>
          <w:color w:val="000000" w:themeColor="text1"/>
        </w:rPr>
        <w:t>Choi</w:t>
      </w:r>
      <w:r w:rsidR="007F52B9">
        <w:rPr>
          <w:color w:val="000000" w:themeColor="text1"/>
          <w:vertAlign w:val="superscript"/>
        </w:rPr>
        <w:t>4</w:t>
      </w:r>
      <w:r w:rsidR="007D50F8">
        <w:rPr>
          <w:color w:val="000000" w:themeColor="text1"/>
          <w:vertAlign w:val="superscript"/>
        </w:rPr>
        <w:t>*</w:t>
      </w:r>
      <w:r w:rsidR="007D50F8" w:rsidRPr="007D50F8">
        <w:rPr>
          <w:color w:val="000000" w:themeColor="text1"/>
        </w:rPr>
        <w:t xml:space="preserve">, </w:t>
      </w:r>
      <w:r w:rsidRPr="007D50F8">
        <w:rPr>
          <w:color w:val="000000" w:themeColor="text1"/>
        </w:rPr>
        <w:t>Jiook Cha</w:t>
      </w:r>
      <w:r w:rsidRPr="007D50F8">
        <w:rPr>
          <w:color w:val="000000" w:themeColor="text1"/>
          <w:vertAlign w:val="superscript"/>
        </w:rPr>
        <w:t>1,</w:t>
      </w:r>
      <w:r w:rsidR="007F52B9">
        <w:rPr>
          <w:color w:val="000000" w:themeColor="text1"/>
          <w:vertAlign w:val="superscript"/>
        </w:rPr>
        <w:t>3</w:t>
      </w:r>
      <w:r w:rsidRPr="007D50F8">
        <w:rPr>
          <w:color w:val="000000" w:themeColor="text1"/>
          <w:vertAlign w:val="superscript"/>
        </w:rPr>
        <w:t>,4,5</w:t>
      </w:r>
      <w:r w:rsidR="007D50F8" w:rsidRPr="007D50F8">
        <w:rPr>
          <w:color w:val="001D35"/>
          <w:vertAlign w:val="superscript"/>
        </w:rPr>
        <w:t>†</w:t>
      </w:r>
    </w:p>
    <w:p w14:paraId="639C56FC" w14:textId="25A466F0" w:rsidR="007D50F8" w:rsidRPr="007D50F8" w:rsidRDefault="007D50F8" w:rsidP="00C97C81">
      <w:pPr>
        <w:shd w:val="clear" w:color="auto" w:fill="FFFFFF" w:themeFill="background1"/>
        <w:tabs>
          <w:tab w:val="left" w:pos="800"/>
        </w:tabs>
        <w:spacing w:after="160" w:line="276" w:lineRule="auto"/>
      </w:pPr>
      <w:r w:rsidRPr="007D50F8">
        <w:t>*</w:t>
      </w:r>
      <w:proofErr w:type="gramStart"/>
      <w:r w:rsidRPr="009F7AC0">
        <w:rPr>
          <w:i/>
          <w:iCs/>
        </w:rPr>
        <w:t>equally</w:t>
      </w:r>
      <w:proofErr w:type="gramEnd"/>
      <w:r w:rsidRPr="009F7AC0">
        <w:rPr>
          <w:i/>
          <w:iCs/>
        </w:rPr>
        <w:t xml:space="preserve"> contributed</w:t>
      </w:r>
      <w:r w:rsidRPr="007D50F8">
        <w:t xml:space="preserve">; </w:t>
      </w:r>
      <w:r w:rsidRPr="007D50F8">
        <w:rPr>
          <w:color w:val="001D35"/>
        </w:rPr>
        <w:t>†</w:t>
      </w:r>
      <w:r w:rsidRPr="009F7AC0">
        <w:rPr>
          <w:i/>
          <w:iCs/>
          <w:color w:val="001D35"/>
        </w:rPr>
        <w:t>corresponding author</w:t>
      </w:r>
    </w:p>
    <w:p w14:paraId="268B32DF" w14:textId="23D5FECA" w:rsidR="5BBBAA79" w:rsidRPr="00B94D03" w:rsidRDefault="5BBBAA79" w:rsidP="007D50F8">
      <w:pPr>
        <w:shd w:val="clear" w:color="auto" w:fill="FFFFFF" w:themeFill="background1"/>
        <w:tabs>
          <w:tab w:val="left" w:pos="800"/>
        </w:tabs>
        <w:spacing w:after="160" w:line="276" w:lineRule="auto"/>
      </w:pPr>
      <w:r w:rsidRPr="00B94D03">
        <w:rPr>
          <w:vertAlign w:val="superscript"/>
        </w:rPr>
        <w:t xml:space="preserve"> </w:t>
      </w:r>
    </w:p>
    <w:p w14:paraId="13C4B118" w14:textId="209FED26" w:rsidR="5BBBAA79" w:rsidRPr="00B94D03" w:rsidRDefault="5BBBAA79" w:rsidP="001A2E2F">
      <w:pPr>
        <w:shd w:val="clear" w:color="auto" w:fill="FFFFFF" w:themeFill="background1"/>
        <w:tabs>
          <w:tab w:val="left" w:pos="800"/>
        </w:tabs>
        <w:spacing w:after="240" w:line="276" w:lineRule="auto"/>
      </w:pPr>
      <w:r w:rsidRPr="00B94D03">
        <w:rPr>
          <w:b/>
          <w:bCs/>
          <w:color w:val="000000" w:themeColor="text1"/>
        </w:rPr>
        <w:t>Affiliations</w:t>
      </w:r>
    </w:p>
    <w:p w14:paraId="577285DB" w14:textId="2C41339A" w:rsidR="5BBBAA79" w:rsidRDefault="5BBBAA79" w:rsidP="024F5CE8">
      <w:pPr>
        <w:shd w:val="clear" w:color="auto" w:fill="FFFFFF" w:themeFill="background1"/>
        <w:tabs>
          <w:tab w:val="left" w:pos="800"/>
        </w:tabs>
        <w:spacing w:after="160" w:line="276" w:lineRule="auto"/>
        <w:rPr>
          <w:color w:val="000000" w:themeColor="text1"/>
        </w:rPr>
      </w:pPr>
      <w:r w:rsidRPr="00B94D03">
        <w:rPr>
          <w:color w:val="000000" w:themeColor="text1"/>
          <w:vertAlign w:val="superscript"/>
        </w:rPr>
        <w:t xml:space="preserve">1 </w:t>
      </w:r>
      <w:r w:rsidRPr="00B94D03">
        <w:rPr>
          <w:color w:val="000000" w:themeColor="text1"/>
        </w:rPr>
        <w:t xml:space="preserve">Department of </w:t>
      </w:r>
      <w:r w:rsidR="00A50943">
        <w:rPr>
          <w:color w:val="000000" w:themeColor="text1"/>
        </w:rPr>
        <w:t>Psychology</w:t>
      </w:r>
      <w:r w:rsidRPr="00B94D03">
        <w:rPr>
          <w:color w:val="000000" w:themeColor="text1"/>
        </w:rPr>
        <w:t>, Seoul National University, South Korea</w:t>
      </w:r>
    </w:p>
    <w:p w14:paraId="7D2E108D" w14:textId="0999D603" w:rsidR="00C4029B" w:rsidRDefault="007F52B9" w:rsidP="024F5CE8">
      <w:pPr>
        <w:shd w:val="clear" w:color="auto" w:fill="FFFFFF" w:themeFill="background1"/>
        <w:tabs>
          <w:tab w:val="left" w:pos="800"/>
        </w:tabs>
        <w:spacing w:after="160" w:line="276" w:lineRule="auto"/>
        <w:rPr>
          <w:color w:val="000000" w:themeColor="text1"/>
        </w:rPr>
      </w:pPr>
      <w:r>
        <w:rPr>
          <w:color w:val="000000" w:themeColor="text1"/>
          <w:vertAlign w:val="superscript"/>
        </w:rPr>
        <w:t>2</w:t>
      </w:r>
      <w:r w:rsidR="00C4029B" w:rsidRPr="00B94D03">
        <w:rPr>
          <w:color w:val="000000" w:themeColor="text1"/>
          <w:vertAlign w:val="superscript"/>
        </w:rPr>
        <w:t xml:space="preserve"> </w:t>
      </w:r>
      <w:r w:rsidR="00C4029B" w:rsidRPr="00B94D03">
        <w:rPr>
          <w:color w:val="000000" w:themeColor="text1"/>
        </w:rPr>
        <w:t xml:space="preserve">Department of </w:t>
      </w:r>
      <w:r w:rsidR="007D50F8">
        <w:rPr>
          <w:color w:val="000000" w:themeColor="text1"/>
        </w:rPr>
        <w:t>Psychology, University of California, San Diego, United States</w:t>
      </w:r>
    </w:p>
    <w:p w14:paraId="056A0DBE" w14:textId="6B42BB8D" w:rsidR="5BBBAA79" w:rsidRDefault="007F52B9" w:rsidP="024F5CE8">
      <w:pPr>
        <w:shd w:val="clear" w:color="auto" w:fill="FFFFFF" w:themeFill="background1"/>
        <w:tabs>
          <w:tab w:val="left" w:pos="800"/>
        </w:tabs>
        <w:spacing w:after="160" w:line="276" w:lineRule="auto"/>
        <w:rPr>
          <w:color w:val="000000" w:themeColor="text1"/>
        </w:rPr>
      </w:pPr>
      <w:r>
        <w:rPr>
          <w:color w:val="000000" w:themeColor="text1"/>
          <w:vertAlign w:val="superscript"/>
        </w:rPr>
        <w:t>3</w:t>
      </w:r>
      <w:r w:rsidR="00A50943" w:rsidRPr="00B94D03">
        <w:rPr>
          <w:color w:val="000000" w:themeColor="text1"/>
          <w:vertAlign w:val="superscript"/>
        </w:rPr>
        <w:t xml:space="preserve"> </w:t>
      </w:r>
      <w:r w:rsidR="007D50F8">
        <w:rPr>
          <w:color w:val="000000" w:themeColor="text1"/>
        </w:rPr>
        <w:t>Interdisciplinary Program in Artificial Intelligence, Seoul National University, South Korea</w:t>
      </w:r>
    </w:p>
    <w:p w14:paraId="4F385218" w14:textId="1FE6A07C" w:rsidR="007F52B9" w:rsidRPr="007F52B9" w:rsidRDefault="007F52B9" w:rsidP="024F5CE8">
      <w:pPr>
        <w:shd w:val="clear" w:color="auto" w:fill="FFFFFF" w:themeFill="background1"/>
        <w:tabs>
          <w:tab w:val="left" w:pos="800"/>
        </w:tabs>
        <w:spacing w:after="160" w:line="276" w:lineRule="auto"/>
        <w:rPr>
          <w:color w:val="000000" w:themeColor="text1"/>
        </w:rPr>
      </w:pPr>
      <w:r>
        <w:rPr>
          <w:color w:val="000000" w:themeColor="text1"/>
          <w:vertAlign w:val="superscript"/>
        </w:rPr>
        <w:t>4</w:t>
      </w:r>
      <w:r w:rsidRPr="00B94D03">
        <w:rPr>
          <w:color w:val="000000" w:themeColor="text1"/>
          <w:vertAlign w:val="superscript"/>
        </w:rPr>
        <w:t xml:space="preserve"> </w:t>
      </w:r>
      <w:r>
        <w:rPr>
          <w:color w:val="000000" w:themeColor="text1"/>
        </w:rPr>
        <w:t>Department of Brain and Cognitive Sciences, Seoul National University, South Korea</w:t>
      </w:r>
    </w:p>
    <w:p w14:paraId="6A75BED5" w14:textId="028DB9F4" w:rsidR="007D50F8" w:rsidRPr="00425DAA" w:rsidRDefault="00DB24D5" w:rsidP="4D749BD7">
      <w:pPr>
        <w:shd w:val="clear" w:color="auto" w:fill="FFFFFF" w:themeFill="background1"/>
        <w:tabs>
          <w:tab w:val="left" w:pos="800"/>
        </w:tabs>
        <w:spacing w:after="160" w:line="276" w:lineRule="auto"/>
        <w:rPr>
          <w:color w:val="000000" w:themeColor="text1"/>
        </w:rPr>
      </w:pPr>
      <w:r w:rsidRPr="00B94D03">
        <w:rPr>
          <w:color w:val="000000" w:themeColor="text1"/>
          <w:vertAlign w:val="superscript"/>
        </w:rPr>
        <w:t>5</w:t>
      </w:r>
      <w:r w:rsidRPr="00B94D03">
        <w:rPr>
          <w:color w:val="000000" w:themeColor="text1"/>
        </w:rPr>
        <w:t xml:space="preserve"> Institute </w:t>
      </w:r>
      <w:r w:rsidR="007D50F8">
        <w:rPr>
          <w:color w:val="000000" w:themeColor="text1"/>
        </w:rPr>
        <w:t>of Psychological Sciences, Seoul National University, South Korea</w:t>
      </w:r>
    </w:p>
    <w:p w14:paraId="2546AE29" w14:textId="77777777" w:rsidR="00C61252" w:rsidRPr="00B94D03" w:rsidRDefault="00C61252" w:rsidP="4D749BD7">
      <w:pPr>
        <w:shd w:val="clear" w:color="auto" w:fill="FFFFFF" w:themeFill="background1"/>
        <w:tabs>
          <w:tab w:val="left" w:pos="800"/>
        </w:tabs>
        <w:spacing w:after="160" w:line="276" w:lineRule="auto"/>
      </w:pPr>
    </w:p>
    <w:p w14:paraId="09AC19BC" w14:textId="7B2BF00B" w:rsidR="5BBBAA79" w:rsidRPr="00B94D03" w:rsidRDefault="5BBBAA79" w:rsidP="001A2E2F">
      <w:pPr>
        <w:shd w:val="clear" w:color="auto" w:fill="FFFFFF" w:themeFill="background1"/>
        <w:tabs>
          <w:tab w:val="left" w:pos="800"/>
        </w:tabs>
        <w:spacing w:after="240" w:line="276" w:lineRule="auto"/>
      </w:pPr>
      <w:r w:rsidRPr="00B94D03">
        <w:rPr>
          <w:b/>
          <w:bCs/>
          <w:color w:val="000000" w:themeColor="text1"/>
        </w:rPr>
        <w:t>This file includes:</w:t>
      </w:r>
    </w:p>
    <w:p w14:paraId="797D4387" w14:textId="529C4D6C" w:rsidR="5BBBAA79" w:rsidRPr="006C5302" w:rsidRDefault="5BBBAA79" w:rsidP="00605BA4">
      <w:pPr>
        <w:shd w:val="clear" w:color="auto" w:fill="FFFFFF" w:themeFill="background1"/>
        <w:spacing w:line="360" w:lineRule="auto"/>
        <w:rPr>
          <w:color w:val="000000" w:themeColor="text1"/>
        </w:rPr>
      </w:pPr>
      <w:r w:rsidRPr="006C5302">
        <w:rPr>
          <w:color w:val="000000" w:themeColor="text1"/>
        </w:rPr>
        <w:t>Abstract</w:t>
      </w:r>
    </w:p>
    <w:p w14:paraId="3BC0D4F6" w14:textId="0A889484" w:rsidR="5BBBAA79" w:rsidRDefault="5BBBAA79" w:rsidP="00605BA4">
      <w:pPr>
        <w:shd w:val="clear" w:color="auto" w:fill="FFFFFF" w:themeFill="background1"/>
        <w:spacing w:line="360" w:lineRule="auto"/>
        <w:rPr>
          <w:color w:val="000000" w:themeColor="text1"/>
        </w:rPr>
      </w:pPr>
      <w:r w:rsidRPr="006C5302">
        <w:rPr>
          <w:color w:val="000000" w:themeColor="text1"/>
        </w:rPr>
        <w:t>Main text</w:t>
      </w:r>
    </w:p>
    <w:p w14:paraId="1087A445" w14:textId="5BDFE6D9" w:rsidR="000C46B3" w:rsidRPr="00C24419" w:rsidRDefault="000C46B3" w:rsidP="000C46B3">
      <w:pPr>
        <w:shd w:val="clear" w:color="auto" w:fill="FFFFFF" w:themeFill="background1"/>
        <w:spacing w:line="360" w:lineRule="auto"/>
        <w:rPr>
          <w:rFonts w:ascii="Batang" w:eastAsia="Batang" w:hAnsi="Batang" w:cs="Batang"/>
          <w:color w:val="000000" w:themeColor="text1"/>
        </w:rPr>
      </w:pPr>
      <w:r w:rsidRPr="006C5302">
        <w:rPr>
          <w:color w:val="000000" w:themeColor="text1"/>
        </w:rPr>
        <w:t>Acknowledgeme</w:t>
      </w:r>
      <w:r w:rsidR="00C24419">
        <w:rPr>
          <w:color w:val="000000" w:themeColor="text1"/>
        </w:rPr>
        <w:t>nt</w:t>
      </w:r>
    </w:p>
    <w:p w14:paraId="5FD2B29A" w14:textId="5D7E41D8" w:rsidR="000C46B3" w:rsidRPr="000C46B3" w:rsidRDefault="000C46B3" w:rsidP="00605BA4">
      <w:pPr>
        <w:shd w:val="clear" w:color="auto" w:fill="FFFFFF" w:themeFill="background1"/>
        <w:spacing w:line="360" w:lineRule="auto"/>
        <w:rPr>
          <w:color w:val="000000" w:themeColor="text1"/>
        </w:rPr>
      </w:pPr>
      <w:r w:rsidRPr="006C5302">
        <w:rPr>
          <w:color w:val="000000" w:themeColor="text1"/>
        </w:rPr>
        <w:t>Author contributions</w:t>
      </w:r>
    </w:p>
    <w:p w14:paraId="2FFBBF6F" w14:textId="070227D9" w:rsidR="5BBBAA79" w:rsidRDefault="5BBBAA79" w:rsidP="00605BA4">
      <w:pPr>
        <w:shd w:val="clear" w:color="auto" w:fill="FFFFFF" w:themeFill="background1"/>
        <w:spacing w:line="360" w:lineRule="auto"/>
        <w:rPr>
          <w:color w:val="000000" w:themeColor="text1"/>
        </w:rPr>
      </w:pPr>
      <w:r w:rsidRPr="006C5302">
        <w:rPr>
          <w:color w:val="000000" w:themeColor="text1"/>
        </w:rPr>
        <w:t>References</w:t>
      </w:r>
    </w:p>
    <w:p w14:paraId="1E87C49D" w14:textId="114E1243" w:rsidR="000C46B3" w:rsidRDefault="000C46B3" w:rsidP="00605BA4">
      <w:pPr>
        <w:shd w:val="clear" w:color="auto" w:fill="FFFFFF" w:themeFill="background1"/>
        <w:spacing w:line="360" w:lineRule="auto"/>
        <w:rPr>
          <w:color w:val="000000" w:themeColor="text1"/>
        </w:rPr>
      </w:pPr>
      <w:r>
        <w:rPr>
          <w:color w:val="000000" w:themeColor="text1"/>
        </w:rPr>
        <w:t>Boxes 1-3</w:t>
      </w:r>
    </w:p>
    <w:p w14:paraId="49F430B3" w14:textId="7B9BAEA4" w:rsidR="00952BD7" w:rsidRPr="00952BD7" w:rsidRDefault="00952BD7" w:rsidP="00605BA4">
      <w:pPr>
        <w:shd w:val="clear" w:color="auto" w:fill="FFFFFF" w:themeFill="background1"/>
        <w:spacing w:line="360" w:lineRule="auto"/>
        <w:rPr>
          <w:color w:val="000000" w:themeColor="text1"/>
        </w:rPr>
      </w:pPr>
      <w:r>
        <w:rPr>
          <w:color w:val="000000" w:themeColor="text1"/>
        </w:rPr>
        <w:t>Table 1</w:t>
      </w:r>
    </w:p>
    <w:p w14:paraId="446529A3" w14:textId="1268529C" w:rsidR="00425DAA" w:rsidRDefault="5BBBAA79" w:rsidP="000C46B3">
      <w:pPr>
        <w:shd w:val="clear" w:color="auto" w:fill="FFFFFF" w:themeFill="background1"/>
        <w:spacing w:line="360" w:lineRule="auto"/>
        <w:rPr>
          <w:color w:val="000000" w:themeColor="text1"/>
        </w:rPr>
      </w:pPr>
      <w:r w:rsidRPr="006C5302">
        <w:rPr>
          <w:color w:val="000000" w:themeColor="text1"/>
        </w:rPr>
        <w:t>Figur</w:t>
      </w:r>
      <w:r w:rsidR="00952BD7">
        <w:rPr>
          <w:color w:val="000000" w:themeColor="text1"/>
        </w:rPr>
        <w:t>es</w:t>
      </w:r>
      <w:r w:rsidRPr="006C5302">
        <w:rPr>
          <w:color w:val="000000" w:themeColor="text1"/>
        </w:rPr>
        <w:t xml:space="preserve"> 1-</w:t>
      </w:r>
      <w:r w:rsidR="00BA3DA6">
        <w:rPr>
          <w:color w:val="000000" w:themeColor="text1"/>
        </w:rPr>
        <w:t>4</w:t>
      </w:r>
    </w:p>
    <w:p w14:paraId="2EE950DD" w14:textId="77777777" w:rsidR="000C46B3" w:rsidRPr="000C46B3" w:rsidRDefault="000C46B3" w:rsidP="000C46B3">
      <w:pPr>
        <w:shd w:val="clear" w:color="auto" w:fill="FFFFFF" w:themeFill="background1"/>
        <w:spacing w:line="360" w:lineRule="auto"/>
        <w:rPr>
          <w:color w:val="000000" w:themeColor="text1"/>
        </w:rPr>
      </w:pPr>
    </w:p>
    <w:p w14:paraId="04BDB14C" w14:textId="073F5399" w:rsidR="5BBBAA79" w:rsidRPr="00B94D03" w:rsidRDefault="5BBBAA79" w:rsidP="001A2E2F">
      <w:pPr>
        <w:shd w:val="clear" w:color="auto" w:fill="FFFFFF" w:themeFill="background1"/>
        <w:tabs>
          <w:tab w:val="left" w:pos="800"/>
        </w:tabs>
        <w:spacing w:after="160" w:line="276" w:lineRule="auto"/>
      </w:pPr>
      <w:r w:rsidRPr="00B94D03">
        <w:rPr>
          <w:b/>
          <w:bCs/>
          <w:color w:val="000000" w:themeColor="text1"/>
        </w:rPr>
        <w:t>Author Note:</w:t>
      </w:r>
    </w:p>
    <w:p w14:paraId="127595B9" w14:textId="286F3896" w:rsidR="007D50F8" w:rsidRDefault="5BBBAA79" w:rsidP="001A7769">
      <w:pPr>
        <w:shd w:val="clear" w:color="auto" w:fill="FFFFFF" w:themeFill="background1"/>
        <w:tabs>
          <w:tab w:val="left" w:pos="680"/>
        </w:tabs>
        <w:spacing w:after="160" w:line="360" w:lineRule="auto"/>
        <w:rPr>
          <w:rStyle w:val="Hyperlink"/>
          <w:color w:val="000000" w:themeColor="text1"/>
          <w:u w:val="none"/>
        </w:rPr>
      </w:pPr>
      <w:r w:rsidRPr="00B94D03">
        <w:rPr>
          <w:color w:val="000000" w:themeColor="text1"/>
        </w:rPr>
        <w:t>We have no conflicts of interest to disclose. Correspondence concerning this article should be addressed to</w:t>
      </w:r>
      <w:r w:rsidR="47848C35" w:rsidRPr="00B94D03">
        <w:rPr>
          <w:color w:val="000000" w:themeColor="text1"/>
        </w:rPr>
        <w:t xml:space="preserve"> </w:t>
      </w:r>
      <w:r w:rsidRPr="00B94D03">
        <w:rPr>
          <w:color w:val="000000" w:themeColor="text1"/>
        </w:rPr>
        <w:t xml:space="preserve">Jiook Cha, PhD, Building 16, Office M512, Gwanak-ro 1, </w:t>
      </w:r>
      <w:proofErr w:type="spellStart"/>
      <w:r w:rsidRPr="00B94D03">
        <w:rPr>
          <w:color w:val="000000" w:themeColor="text1"/>
        </w:rPr>
        <w:t>Gwanak-gu</w:t>
      </w:r>
      <w:proofErr w:type="spellEnd"/>
      <w:r w:rsidRPr="00B94D03">
        <w:rPr>
          <w:color w:val="000000" w:themeColor="text1"/>
        </w:rPr>
        <w:t>, Seoul, South Korea. Email:</w:t>
      </w:r>
      <w:r w:rsidR="00252298" w:rsidRPr="00B94D03">
        <w:rPr>
          <w:color w:val="000000" w:themeColor="text1"/>
        </w:rPr>
        <w:t xml:space="preserve"> Jiook Cha</w:t>
      </w:r>
      <w:r w:rsidR="001A7769">
        <w:rPr>
          <w:color w:val="000000" w:themeColor="text1"/>
        </w:rPr>
        <w:t>, PhD</w:t>
      </w:r>
      <w:r w:rsidR="00252298" w:rsidRPr="00B94D03">
        <w:rPr>
          <w:color w:val="000000" w:themeColor="text1"/>
        </w:rPr>
        <w:t xml:space="preserve"> (</w:t>
      </w:r>
      <w:hyperlink r:id="rId11" w:history="1">
        <w:r w:rsidR="00252298" w:rsidRPr="00B94D03">
          <w:rPr>
            <w:rStyle w:val="Hyperlink"/>
          </w:rPr>
          <w:t>connectome@snu.ac.kr</w:t>
        </w:r>
      </w:hyperlink>
      <w:r w:rsidR="00252298" w:rsidRPr="00B94D03">
        <w:rPr>
          <w:rStyle w:val="Hyperlink"/>
          <w:color w:val="000000" w:themeColor="text1"/>
          <w:u w:val="none"/>
        </w:rPr>
        <w:t>)</w:t>
      </w:r>
      <w:r w:rsidR="007D50F8">
        <w:rPr>
          <w:rStyle w:val="Hyperlink"/>
          <w:color w:val="000000" w:themeColor="text1"/>
          <w:u w:val="none"/>
        </w:rPr>
        <w:br w:type="page"/>
      </w:r>
    </w:p>
    <w:p w14:paraId="263D455C" w14:textId="6B06A4D2" w:rsidR="007D50F8" w:rsidRPr="007D50F8" w:rsidRDefault="007D50F8" w:rsidP="00BD49AB">
      <w:pPr>
        <w:pStyle w:val="Heading1"/>
        <w:spacing w:after="240" w:line="360" w:lineRule="auto"/>
        <w:jc w:val="left"/>
        <w:rPr>
          <w:b w:val="0"/>
          <w:bCs w:val="0"/>
          <w:sz w:val="40"/>
          <w:szCs w:val="40"/>
        </w:rPr>
      </w:pPr>
      <w:r w:rsidRPr="007D50F8">
        <w:rPr>
          <w:b w:val="0"/>
          <w:bCs w:val="0"/>
          <w:sz w:val="40"/>
          <w:szCs w:val="40"/>
        </w:rPr>
        <w:lastRenderedPageBreak/>
        <w:t>Abstract</w:t>
      </w:r>
    </w:p>
    <w:p w14:paraId="12210BFB" w14:textId="664F04B8" w:rsidR="008C1DC5" w:rsidRPr="00726815" w:rsidRDefault="001E47F2" w:rsidP="00603BA5">
      <w:pPr>
        <w:spacing w:after="240" w:line="360" w:lineRule="auto"/>
      </w:pPr>
      <w:r w:rsidRPr="009470BF">
        <w:t xml:space="preserve">Analyzing individual differences in treatment or exposure effects is a central challenge in </w:t>
      </w:r>
      <w:r w:rsidR="00317D78">
        <w:t>psychology and the behavioral sciences</w:t>
      </w:r>
      <w:r w:rsidRPr="009470BF">
        <w:t xml:space="preserve">. </w:t>
      </w:r>
      <w:r w:rsidR="00726815" w:rsidRPr="00726815">
        <w:rPr>
          <w:color w:val="000000" w:themeColor="text1"/>
        </w:rPr>
        <w:t xml:space="preserve">Conventional </w:t>
      </w:r>
      <w:r w:rsidRPr="00726815">
        <w:rPr>
          <w:color w:val="000000" w:themeColor="text1"/>
        </w:rPr>
        <w:t>statistical model</w:t>
      </w:r>
      <w:r w:rsidR="00726815" w:rsidRPr="00726815">
        <w:rPr>
          <w:color w:val="000000" w:themeColor="text1"/>
        </w:rPr>
        <w:t xml:space="preserve">s have focused on an average treatment effect, overlooking its individual variability and struggling to identify key moderators. </w:t>
      </w:r>
      <w:r w:rsidR="00C97C81">
        <w:t>Generalized Random Forest</w:t>
      </w:r>
      <w:r w:rsidR="00C97C81" w:rsidRPr="00C60E47">
        <w:t xml:space="preserve"> (GRF) </w:t>
      </w:r>
      <w:r w:rsidR="00C97C81">
        <w:t>enables researchers to predict</w:t>
      </w:r>
      <w:r w:rsidR="00C97C81" w:rsidRPr="00C60E47">
        <w:t xml:space="preserve"> individualized treatment effects and </w:t>
      </w:r>
      <w:r w:rsidR="00C97C81">
        <w:t xml:space="preserve">uncover </w:t>
      </w:r>
      <w:r w:rsidR="00726815">
        <w:t xml:space="preserve">optimal </w:t>
      </w:r>
      <w:r w:rsidR="00C97C81">
        <w:t xml:space="preserve">combinations of key moderators that best explain the variance of effects, </w:t>
      </w:r>
      <w:r w:rsidRPr="009470BF">
        <w:t xml:space="preserve">yet current implementations yield unstable predictions and unreliable moderator identification when applied to </w:t>
      </w:r>
      <w:r w:rsidRPr="001E47F2">
        <w:rPr>
          <w:rStyle w:val="s1"/>
        </w:rPr>
        <w:t xml:space="preserve">high-dimensional inputs spanning whole-brain phenotypes and psychosocial </w:t>
      </w:r>
      <w:r w:rsidR="00282001">
        <w:rPr>
          <w:rStyle w:val="s1"/>
        </w:rPr>
        <w:t>profiles</w:t>
      </w:r>
      <w:r w:rsidRPr="009470BF">
        <w:t>.</w:t>
      </w:r>
      <w:r w:rsidRPr="009470BF">
        <w:rPr>
          <w:rFonts w:hint="eastAsia"/>
        </w:rPr>
        <w:t xml:space="preserve"> </w:t>
      </w:r>
      <w:r w:rsidR="00C97C81">
        <w:t xml:space="preserve">Here, we </w:t>
      </w:r>
      <w:r w:rsidRPr="009470BF">
        <w:rPr>
          <w:rStyle w:val="s2"/>
        </w:rPr>
        <w:t xml:space="preserve">introduce two methodological advances: a </w:t>
      </w:r>
      <w:r w:rsidRPr="001E47F2">
        <w:t>seed ensemble</w:t>
      </w:r>
      <w:r w:rsidRPr="009470BF">
        <w:rPr>
          <w:rStyle w:val="s2"/>
        </w:rPr>
        <w:t xml:space="preserve"> strategy that stabilizes </w:t>
      </w:r>
      <w:r w:rsidR="00BD49AB">
        <w:rPr>
          <w:rStyle w:val="s2"/>
        </w:rPr>
        <w:t xml:space="preserve">prediction of </w:t>
      </w:r>
      <w:r w:rsidRPr="009470BF">
        <w:rPr>
          <w:rStyle w:val="s2"/>
        </w:rPr>
        <w:t>individualized e</w:t>
      </w:r>
      <w:r w:rsidR="00BD49AB">
        <w:rPr>
          <w:rStyle w:val="s2"/>
        </w:rPr>
        <w:t>ffects</w:t>
      </w:r>
      <w:r w:rsidRPr="009470BF">
        <w:rPr>
          <w:rStyle w:val="s2"/>
        </w:rPr>
        <w:t xml:space="preserve"> across random initializations, and a </w:t>
      </w:r>
      <w:r w:rsidRPr="001E47F2">
        <w:t>backward</w:t>
      </w:r>
      <w:r w:rsidR="00726815">
        <w:t xml:space="preserve"> </w:t>
      </w:r>
      <w:r w:rsidRPr="001E47F2">
        <w:t>elimination model</w:t>
      </w:r>
      <w:r w:rsidR="00726815">
        <w:t xml:space="preserve"> </w:t>
      </w:r>
      <w:r w:rsidRPr="001E47F2">
        <w:t>selection</w:t>
      </w:r>
      <w:r w:rsidRPr="009470BF">
        <w:rPr>
          <w:rStyle w:val="s2"/>
        </w:rPr>
        <w:t xml:space="preserve"> procedure that isolates </w:t>
      </w:r>
      <w:r w:rsidR="00BD49AB">
        <w:rPr>
          <w:rStyle w:val="s2"/>
        </w:rPr>
        <w:t>salient</w:t>
      </w:r>
      <w:r w:rsidRPr="009470BF">
        <w:rPr>
          <w:rStyle w:val="s2"/>
        </w:rPr>
        <w:t xml:space="preserve"> moderators</w:t>
      </w:r>
      <w:r w:rsidR="00BD49AB">
        <w:rPr>
          <w:rStyle w:val="s2"/>
        </w:rPr>
        <w:t xml:space="preserve"> from</w:t>
      </w:r>
      <w:r w:rsidR="00726815">
        <w:rPr>
          <w:rStyle w:val="s2"/>
        </w:rPr>
        <w:t xml:space="preserve"> high-dimensional inputs</w:t>
      </w:r>
      <w:r w:rsidRPr="009470BF">
        <w:rPr>
          <w:rStyle w:val="s2"/>
        </w:rPr>
        <w:t xml:space="preserve">. </w:t>
      </w:r>
      <w:r w:rsidRPr="001E47F2">
        <w:t xml:space="preserve">Systematic </w:t>
      </w:r>
      <w:r w:rsidR="00C97C81">
        <w:t>validations</w:t>
      </w:r>
      <w:r w:rsidRPr="001E47F2">
        <w:t xml:space="preserve"> with simulations and a large-scale dataset (</w:t>
      </w:r>
      <w:r w:rsidR="00BD49AB" w:rsidRPr="00BD49AB">
        <w:rPr>
          <w:i/>
          <w:iCs/>
        </w:rPr>
        <w:t>N</w:t>
      </w:r>
      <w:r w:rsidR="00BD49AB">
        <w:t xml:space="preserve"> = 8,778</w:t>
      </w:r>
      <w:r w:rsidRPr="001E47F2">
        <w:t>)</w:t>
      </w:r>
      <w:r w:rsidRPr="009470BF">
        <w:rPr>
          <w:rStyle w:val="s2"/>
        </w:rPr>
        <w:t xml:space="preserve"> demonstrate </w:t>
      </w:r>
      <w:r w:rsidR="00726815">
        <w:rPr>
          <w:rStyle w:val="s2"/>
        </w:rPr>
        <w:t xml:space="preserve">reliable and generalizable prediction of individual effects in independent datasets, </w:t>
      </w:r>
      <w:r w:rsidR="0053290E">
        <w:rPr>
          <w:rStyle w:val="s2"/>
        </w:rPr>
        <w:t>accurate</w:t>
      </w:r>
      <w:r w:rsidR="00726815">
        <w:rPr>
          <w:rStyle w:val="s2"/>
        </w:rPr>
        <w:t xml:space="preserve"> identification of key moderators, and practical interpretability.  </w:t>
      </w:r>
      <w:r w:rsidRPr="001E47F2">
        <w:t>To facilitate adoption, we provide step-by-step</w:t>
      </w:r>
      <w:r w:rsidR="007C2042">
        <w:t xml:space="preserve"> </w:t>
      </w:r>
      <w:r w:rsidR="009A094A">
        <w:t xml:space="preserve">guidance </w:t>
      </w:r>
      <w:r w:rsidRPr="001E47F2">
        <w:t>with reusable code</w:t>
      </w:r>
      <w:r w:rsidR="009A094A">
        <w:t xml:space="preserve">. </w:t>
      </w:r>
      <w:r w:rsidRPr="009470BF">
        <w:t xml:space="preserve">These enhancements position GRF as a more reliable and </w:t>
      </w:r>
      <w:r w:rsidR="00BD49AB">
        <w:t>comprehensive</w:t>
      </w:r>
      <w:r w:rsidRPr="009470BF">
        <w:t xml:space="preserve"> approach </w:t>
      </w:r>
      <w:r w:rsidR="003F1EC4" w:rsidRPr="003F1EC4">
        <w:t>for modeling individual differences in treatment or exposure effects.</w:t>
      </w:r>
      <w:r w:rsidR="003F1EC4" w:rsidRPr="003F1EC4" w:rsidDel="003F1EC4">
        <w:t xml:space="preserve"> </w:t>
      </w:r>
      <w:r w:rsidR="00603BA5" w:rsidRPr="00603BA5">
        <w:t>The framework enables</w:t>
      </w:r>
      <w:r w:rsidR="00282001">
        <w:t xml:space="preserve"> not only data-driven hypothesis generation for key moderators of treatment effects, but also early identification of more responsive subgroups, supporting precise clinical and policy interventions. </w:t>
      </w:r>
      <w:r w:rsidR="008C1DC5">
        <w:rPr>
          <w:rStyle w:val="Hyperlink"/>
          <w:color w:val="000000" w:themeColor="text1"/>
          <w:u w:val="none"/>
        </w:rPr>
        <w:br w:type="page"/>
      </w:r>
      <w:r w:rsidR="008C1DC5" w:rsidRPr="007D50F8">
        <w:rPr>
          <w:sz w:val="40"/>
          <w:szCs w:val="40"/>
        </w:rPr>
        <w:lastRenderedPageBreak/>
        <w:t>Introduction</w:t>
      </w:r>
    </w:p>
    <w:p w14:paraId="57DB0A6F" w14:textId="77777777" w:rsidR="005A0CF5" w:rsidRDefault="00B346EE" w:rsidP="009225C8">
      <w:pPr>
        <w:spacing w:after="288" w:line="360" w:lineRule="auto"/>
        <w:ind w:firstLine="720"/>
        <w:rPr>
          <w:sz w:val="22"/>
          <w:szCs w:val="22"/>
        </w:rPr>
      </w:pPr>
      <w:r w:rsidRPr="10351782">
        <w:rPr>
          <w:i/>
          <w:iCs/>
          <w:sz w:val="22"/>
          <w:szCs w:val="22"/>
        </w:rPr>
        <w:t>Why are some children more vulnerable to stress after early-life traumatic event</w:t>
      </w:r>
      <w:r w:rsidR="007E18D1">
        <w:rPr>
          <w:i/>
          <w:iCs/>
          <w:sz w:val="22"/>
          <w:szCs w:val="22"/>
        </w:rPr>
        <w:t>?</w:t>
      </w:r>
      <w:r w:rsidR="00042F42" w:rsidRPr="00042F42">
        <w:rPr>
          <w:sz w:val="22"/>
          <w:szCs w:val="22"/>
        </w:rPr>
        <w:t xml:space="preserve"> </w:t>
      </w:r>
      <w:r w:rsidR="00042F42">
        <w:rPr>
          <w:sz w:val="22"/>
          <w:szCs w:val="22"/>
        </w:rPr>
        <w:fldChar w:fldCharType="begin" w:fldLock="1"/>
      </w:r>
      <w:r w:rsidR="00042F42">
        <w:rPr>
          <w:sz w:val="22"/>
          <w:szCs w:val="22"/>
        </w:rPr>
        <w:instrText>ADDIN paperpile_citation &lt;clusterId&gt;I784W141S532P225&lt;/clusterId&gt;&lt;metadata&gt;&lt;citation&gt;&lt;id&gt;38026698-169a-470f-9f4c-4dbf0e178561&lt;/id&gt;&lt;/citation&gt;&lt;citation&gt;&lt;id&gt;cdaae435-8c33-4015-abdf-0de129b05685&lt;/id&gt;&lt;/citation&gt;&lt;citation&gt;&lt;id&gt;d3314944-ec74-4679-bc62-4db650195835&lt;/id&gt;&lt;/citation&gt;&lt;citation&gt;&lt;id&gt;753a121c-aa28-47e3-b503-ccecd1da2695&lt;/id&gt;&lt;/citation&gt;&lt;/metadata&gt;&lt;data&gt;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&lt;/data&gt; \* MERGEFORMAT</w:instrText>
      </w:r>
      <w:r w:rsidR="00042F42">
        <w:rPr>
          <w:sz w:val="22"/>
          <w:szCs w:val="22"/>
        </w:rPr>
        <w:fldChar w:fldCharType="separate"/>
      </w:r>
      <w:r w:rsidR="00042F42">
        <w:rPr>
          <w:noProof/>
          <w:sz w:val="22"/>
          <w:szCs w:val="22"/>
        </w:rPr>
        <w:t>(Belsky &amp; Pluess, 2009; Binder et al., 2008; Caspi et al., 2003; Shonkoff et al., 2012)</w:t>
      </w:r>
      <w:r w:rsidR="00042F42">
        <w:rPr>
          <w:sz w:val="22"/>
          <w:szCs w:val="22"/>
        </w:rPr>
        <w:fldChar w:fldCharType="end"/>
      </w:r>
      <w:r w:rsidR="007E18D1" w:rsidRPr="00042F42">
        <w:rPr>
          <w:sz w:val="22"/>
          <w:szCs w:val="22"/>
        </w:rPr>
        <w:t xml:space="preserve"> </w:t>
      </w:r>
      <w:r w:rsidRPr="001C5525">
        <w:rPr>
          <w:i/>
          <w:iCs/>
          <w:sz w:val="22"/>
          <w:szCs w:val="22"/>
        </w:rPr>
        <w:t xml:space="preserve">Why do some older adults </w:t>
      </w:r>
      <w:r w:rsidR="00191B3B" w:rsidRPr="00191B3B">
        <w:rPr>
          <w:i/>
          <w:iCs/>
          <w:sz w:val="22"/>
          <w:szCs w:val="22"/>
        </w:rPr>
        <w:t>maintain</w:t>
      </w:r>
      <w:r w:rsidR="00DE6A38">
        <w:rPr>
          <w:rFonts w:hint="eastAsia"/>
          <w:i/>
          <w:iCs/>
          <w:sz w:val="22"/>
          <w:szCs w:val="22"/>
        </w:rPr>
        <w:t xml:space="preserve"> </w:t>
      </w:r>
      <w:r w:rsidR="00B61F7C" w:rsidRPr="00B61F7C">
        <w:rPr>
          <w:i/>
          <w:iCs/>
          <w:sz w:val="22"/>
          <w:szCs w:val="22"/>
        </w:rPr>
        <w:t>cognitive function despite neurodegenerative risk</w:t>
      </w:r>
      <w:r w:rsidRPr="001C5525">
        <w:rPr>
          <w:i/>
          <w:iCs/>
          <w:sz w:val="22"/>
          <w:szCs w:val="22"/>
        </w:rPr>
        <w:t>?</w:t>
      </w:r>
      <w:r w:rsidR="00042F42">
        <w:rPr>
          <w:i/>
          <w:iCs/>
          <w:sz w:val="22"/>
          <w:szCs w:val="22"/>
        </w:rPr>
        <w:t xml:space="preserve"> </w:t>
      </w:r>
      <w:r w:rsidR="00042F42">
        <w:rPr>
          <w:sz w:val="22"/>
          <w:szCs w:val="22"/>
        </w:rPr>
        <w:fldChar w:fldCharType="begin" w:fldLock="1"/>
      </w:r>
      <w:r w:rsidR="005A0CF5">
        <w:rPr>
          <w:sz w:val="22"/>
          <w:szCs w:val="22"/>
        </w:rPr>
        <w:instrText>ADDIN paperpile_citation &lt;clusterId&gt;V613C969Y451V164&lt;/clusterId&gt;&lt;metadata&gt;&lt;citation&gt;&lt;id&gt;5d06aa12-14e7-4239-8378-d3c27a60a3ed&lt;/id&gt;&lt;/citation&gt;&lt;citation&gt;&lt;id&gt;6d7d46a0-6b03-41d4-868f-242de9489d22&lt;/id&gt;&lt;/citation&gt;&lt;citation&gt;&lt;id&gt;7c112886-947a-4cee-a4ce-bdfdb93b6135&lt;/id&gt;&lt;/citation&gt;&lt;/metadata&gt;&lt;data&gt;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&lt;/data&gt; \* MERGEFORMAT</w:instrText>
      </w:r>
      <w:r w:rsidR="00042F42">
        <w:rPr>
          <w:sz w:val="22"/>
          <w:szCs w:val="22"/>
        </w:rPr>
        <w:fldChar w:fldCharType="separate"/>
      </w:r>
      <w:r w:rsidR="005A0CF5">
        <w:rPr>
          <w:noProof/>
          <w:sz w:val="22"/>
          <w:szCs w:val="22"/>
        </w:rPr>
        <w:t>(Ngandu et al., 2015; Solomon et al., 2018; Stern, 2012)</w:t>
      </w:r>
      <w:r w:rsidR="00042F42">
        <w:rPr>
          <w:sz w:val="22"/>
          <w:szCs w:val="22"/>
        </w:rPr>
        <w:fldChar w:fldCharType="end"/>
      </w:r>
      <w:r w:rsidR="005A0CF5">
        <w:rPr>
          <w:sz w:val="22"/>
          <w:szCs w:val="22"/>
        </w:rPr>
        <w:t xml:space="preserve"> </w:t>
      </w:r>
      <w:r w:rsidR="004A790C" w:rsidRPr="00282001">
        <w:rPr>
          <w:i/>
          <w:iCs/>
          <w:sz w:val="22"/>
          <w:szCs w:val="22"/>
        </w:rPr>
        <w:t>Why is antidepressant response heterogeneous across individuals</w:t>
      </w:r>
      <w:r w:rsidR="004A790C" w:rsidRPr="00282001">
        <w:rPr>
          <w:rFonts w:hint="eastAsia"/>
          <w:i/>
          <w:iCs/>
          <w:sz w:val="22"/>
          <w:szCs w:val="22"/>
        </w:rPr>
        <w:t>?</w:t>
      </w:r>
      <w:r w:rsidR="00042F42">
        <w:rPr>
          <w:i/>
          <w:iCs/>
          <w:sz w:val="22"/>
          <w:szCs w:val="22"/>
        </w:rPr>
        <w:t xml:space="preserve"> </w:t>
      </w:r>
      <w:r w:rsidR="005A0CF5">
        <w:rPr>
          <w:sz w:val="22"/>
          <w:szCs w:val="22"/>
        </w:rPr>
        <w:fldChar w:fldCharType="begin" w:fldLock="1"/>
      </w:r>
      <w:r w:rsidR="005A0CF5">
        <w:rPr>
          <w:sz w:val="22"/>
          <w:szCs w:val="22"/>
        </w:rPr>
        <w:instrText>ADDIN paperpile_citation &lt;clusterId&gt;I754V841K532P225&lt;/clusterId&gt;&lt;metadata&gt;&lt;citation&gt;&lt;id&gt;1d46cc9f-c368-48cc-88b0-cc39c0e5132d&lt;/id&gt;&lt;/citation&gt;&lt;citation&gt;&lt;id&gt;14c5b171-7361-4013-9924-ca58c0d74dcb&lt;/id&gt;&lt;/citation&gt;&lt;citation&gt;&lt;id&gt;828205fb-c30d-405f-9e23-d1e697d72ef9&lt;/id&gt;&lt;/citation&gt;&lt;/metadata&gt;&lt;data&gt;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&lt;/data&gt; \* MERGEFORMAT</w:instrText>
      </w:r>
      <w:r w:rsidR="005A0CF5">
        <w:rPr>
          <w:sz w:val="22"/>
          <w:szCs w:val="22"/>
        </w:rPr>
        <w:fldChar w:fldCharType="separate"/>
      </w:r>
      <w:r w:rsidR="005A0CF5">
        <w:rPr>
          <w:noProof/>
          <w:sz w:val="22"/>
          <w:szCs w:val="22"/>
        </w:rPr>
        <w:t>(Bousman et al., 2017; Greden et al., 2019; Rush et al., 2006)</w:t>
      </w:r>
      <w:r w:rsidR="005A0CF5">
        <w:rPr>
          <w:sz w:val="22"/>
          <w:szCs w:val="22"/>
        </w:rPr>
        <w:fldChar w:fldCharType="end"/>
      </w:r>
      <w:r w:rsidR="005A0CF5">
        <w:rPr>
          <w:sz w:val="22"/>
          <w:szCs w:val="22"/>
        </w:rPr>
        <w:t xml:space="preserve"> </w:t>
      </w:r>
    </w:p>
    <w:p w14:paraId="0DDC0360" w14:textId="2ABBE7E3" w:rsidR="00985A9C" w:rsidRDefault="00C93B5B" w:rsidP="009225C8">
      <w:pPr>
        <w:spacing w:after="288" w:line="360" w:lineRule="auto"/>
        <w:ind w:firstLine="720"/>
        <w:rPr>
          <w:sz w:val="22"/>
          <w:szCs w:val="22"/>
        </w:rPr>
      </w:pPr>
      <w:r w:rsidRPr="00C93B5B">
        <w:rPr>
          <w:sz w:val="22"/>
          <w:szCs w:val="22"/>
        </w:rPr>
        <w:t>These questions highlight a central issue in psychology and the behavioral sciences: identifying how and for whom a treatment or exposure exerts its effects, and the key moderators of those effects</w:t>
      </w:r>
      <w:r w:rsidR="00985A9C" w:rsidRPr="10351782">
        <w:rPr>
          <w:sz w:val="22"/>
          <w:szCs w:val="22"/>
        </w:rPr>
        <w:t xml:space="preserve">. </w:t>
      </w:r>
      <w:r w:rsidR="00855104" w:rsidRPr="00855104">
        <w:rPr>
          <w:sz w:val="22"/>
          <w:szCs w:val="22"/>
        </w:rPr>
        <w:t xml:space="preserve">Understanding individual differences in treatment response is crucial not only for refining theoretical models of mental processes but also for </w:t>
      </w:r>
      <w:r w:rsidR="00F11AFF" w:rsidRPr="00F11AFF">
        <w:rPr>
          <w:sz w:val="22"/>
          <w:szCs w:val="22"/>
        </w:rPr>
        <w:t>translating research into clinical and practical applications</w:t>
      </w:r>
      <w:r w:rsidR="00985A9C" w:rsidRPr="10351782">
        <w:rPr>
          <w:sz w:val="22"/>
          <w:szCs w:val="22"/>
        </w:rPr>
        <w:t>.</w:t>
      </w:r>
      <w:r w:rsidR="00AA7A38">
        <w:rPr>
          <w:rFonts w:hint="eastAsia"/>
          <w:sz w:val="22"/>
          <w:szCs w:val="22"/>
        </w:rPr>
        <w:t xml:space="preserve"> </w:t>
      </w:r>
      <w:r w:rsidR="00AA7A38">
        <w:rPr>
          <w:sz w:val="22"/>
          <w:szCs w:val="22"/>
        </w:rPr>
        <w:t>In particular</w:t>
      </w:r>
      <w:r w:rsidR="00985A9C" w:rsidRPr="10351782">
        <w:rPr>
          <w:sz w:val="22"/>
          <w:szCs w:val="22"/>
        </w:rPr>
        <w:t>, it enables</w:t>
      </w:r>
      <w:r w:rsidR="00AA7A38">
        <w:rPr>
          <w:sz w:val="22"/>
          <w:szCs w:val="22"/>
        </w:rPr>
        <w:t xml:space="preserve"> </w:t>
      </w:r>
      <w:r w:rsidR="00985A9C" w:rsidRPr="10351782">
        <w:rPr>
          <w:sz w:val="22"/>
          <w:szCs w:val="22"/>
        </w:rPr>
        <w:t>identification of sub</w:t>
      </w:r>
      <w:r w:rsidR="00AA7A38">
        <w:rPr>
          <w:sz w:val="22"/>
          <w:szCs w:val="22"/>
        </w:rPr>
        <w:t xml:space="preserve">groups </w:t>
      </w:r>
      <w:r w:rsidR="00985A9C" w:rsidRPr="10351782">
        <w:rPr>
          <w:sz w:val="22"/>
          <w:szCs w:val="22"/>
        </w:rPr>
        <w:t xml:space="preserve">who most likely to benefit from </w:t>
      </w:r>
      <w:r w:rsidR="00BA5A21">
        <w:rPr>
          <w:sz w:val="22"/>
          <w:szCs w:val="22"/>
        </w:rPr>
        <w:t xml:space="preserve">an </w:t>
      </w:r>
      <w:r w:rsidR="00985A9C" w:rsidRPr="10351782">
        <w:rPr>
          <w:sz w:val="22"/>
          <w:szCs w:val="22"/>
        </w:rPr>
        <w:t xml:space="preserve">intervention, </w:t>
      </w:r>
      <w:r w:rsidR="00BA5A21">
        <w:rPr>
          <w:sz w:val="22"/>
          <w:szCs w:val="22"/>
        </w:rPr>
        <w:t>thereby advancing</w:t>
      </w:r>
      <w:r w:rsidR="00985A9C" w:rsidRPr="10351782">
        <w:rPr>
          <w:sz w:val="22"/>
          <w:szCs w:val="22"/>
        </w:rPr>
        <w:t xml:space="preserve"> personalized and precision medicine</w:t>
      </w:r>
      <w:r w:rsidR="005A0CF5">
        <w:rPr>
          <w:rFonts w:hint="eastAsia"/>
          <w:sz w:val="22"/>
          <w:szCs w:val="22"/>
        </w:rPr>
        <w:t xml:space="preserve"> </w:t>
      </w:r>
      <w:r w:rsidR="005A0CF5">
        <w:rPr>
          <w:sz w:val="22"/>
          <w:szCs w:val="22"/>
        </w:rPr>
        <w:fldChar w:fldCharType="begin" w:fldLock="1"/>
      </w:r>
      <w:r w:rsidR="005A0CF5">
        <w:rPr>
          <w:sz w:val="22"/>
          <w:szCs w:val="22"/>
        </w:rPr>
        <w:instrText>ADDIN paperpile_citation &lt;clusterId&gt;P454D514Z184W515&lt;/clusterId&gt;&lt;metadata&gt;&lt;citation&gt;&lt;id&gt;ced60f83-3b94-4d4a-b239-e93fddcfa390&lt;/id&gt;&lt;/citation&gt;&lt;citation&gt;&lt;id&gt;c5d268b3-4ceb-4f23-bda9-74b2a7b59841&lt;/id&gt;&lt;/citation&gt;&lt;/metadata&gt;&lt;data&gt;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&lt;/data&gt; \* MERGEFORMAT</w:instrText>
      </w:r>
      <w:r w:rsidR="005A0CF5">
        <w:rPr>
          <w:sz w:val="22"/>
          <w:szCs w:val="22"/>
        </w:rPr>
        <w:fldChar w:fldCharType="separate"/>
      </w:r>
      <w:r w:rsidR="005A0CF5">
        <w:rPr>
          <w:noProof/>
          <w:sz w:val="22"/>
          <w:szCs w:val="22"/>
        </w:rPr>
        <w:t>(Bryan et al., 2021; Feuerriegel et al., 2024)</w:t>
      </w:r>
      <w:r w:rsidR="005A0CF5">
        <w:rPr>
          <w:sz w:val="22"/>
          <w:szCs w:val="22"/>
        </w:rPr>
        <w:fldChar w:fldCharType="end"/>
      </w:r>
      <w:r w:rsidR="00985A9C" w:rsidRPr="10351782">
        <w:rPr>
          <w:sz w:val="22"/>
          <w:szCs w:val="22"/>
        </w:rPr>
        <w:t xml:space="preserve">. </w:t>
      </w:r>
    </w:p>
    <w:p w14:paraId="27DD8562" w14:textId="1309A584" w:rsidR="00F36B40" w:rsidRDefault="00985A9C" w:rsidP="009225C8">
      <w:pPr>
        <w:spacing w:after="288" w:line="360" w:lineRule="auto"/>
        <w:ind w:firstLine="720"/>
        <w:rPr>
          <w:color w:val="000000" w:themeColor="text1"/>
          <w:sz w:val="22"/>
          <w:szCs w:val="22"/>
        </w:rPr>
      </w:pPr>
      <w:r>
        <w:rPr>
          <w:sz w:val="22"/>
          <w:szCs w:val="22"/>
        </w:rPr>
        <w:t>Conventional statistical approaches</w:t>
      </w:r>
      <w:r w:rsidR="00F60B65">
        <w:rPr>
          <w:rFonts w:hint="eastAsia"/>
          <w:sz w:val="22"/>
          <w:szCs w:val="22"/>
        </w:rPr>
        <w:t xml:space="preserve"> </w:t>
      </w:r>
      <w:r w:rsidR="00732379" w:rsidRPr="00732379">
        <w:rPr>
          <w:sz w:val="22"/>
          <w:szCs w:val="22"/>
        </w:rPr>
        <w:t>have long been used to model such variability</w:t>
      </w:r>
      <w:r>
        <w:rPr>
          <w:sz w:val="22"/>
          <w:szCs w:val="22"/>
        </w:rPr>
        <w:t xml:space="preserve">. However, despite notable contributions, they face fundamental challenges. For instance, univariate moderation analyses, </w:t>
      </w:r>
      <w:r w:rsidR="003E2B16" w:rsidRPr="003E2B16">
        <w:rPr>
          <w:sz w:val="22"/>
          <w:szCs w:val="22"/>
        </w:rPr>
        <w:t>which test the significance of an interaction between an outcome and a single moderator</w:t>
      </w:r>
      <w:r>
        <w:rPr>
          <w:sz w:val="22"/>
          <w:szCs w:val="22"/>
        </w:rPr>
        <w:t>, may overlook more potent sources of individual differences that are not explicitly modeled</w:t>
      </w:r>
      <w:r w:rsidR="00EA793B">
        <w:rPr>
          <w:rFonts w:hint="eastAsia"/>
          <w:sz w:val="22"/>
          <w:szCs w:val="22"/>
        </w:rPr>
        <w:t xml:space="preserve"> </w:t>
      </w:r>
      <w:r w:rsidR="005A0CF5">
        <w:rPr>
          <w:sz w:val="22"/>
          <w:szCs w:val="22"/>
        </w:rPr>
        <w:fldChar w:fldCharType="begin" w:fldLock="1"/>
      </w:r>
      <w:r w:rsidR="005A0CF5">
        <w:rPr>
          <w:sz w:val="22"/>
          <w:szCs w:val="22"/>
        </w:rPr>
        <w:instrText>ADDIN paperpile_citation &lt;clusterId&gt;K581X548T238R652&lt;/clusterId&gt;&lt;metadata&gt;&lt;citation&gt;&lt;id&gt;f1c95499-a075-48e8-89df-79e98b7c9c0d&lt;/id&gt;&lt;/citation&gt;&lt;/metadata&gt;&lt;data&gt;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&lt;/data&gt; \* MERGEFORMAT</w:instrText>
      </w:r>
      <w:r w:rsidR="005A0CF5">
        <w:rPr>
          <w:sz w:val="22"/>
          <w:szCs w:val="22"/>
        </w:rPr>
        <w:fldChar w:fldCharType="separate"/>
      </w:r>
      <w:r w:rsidR="005A0CF5">
        <w:rPr>
          <w:noProof/>
          <w:sz w:val="22"/>
          <w:szCs w:val="22"/>
        </w:rPr>
        <w:t>(Memon et al., 2019)</w:t>
      </w:r>
      <w:r w:rsidR="005A0CF5">
        <w:rPr>
          <w:sz w:val="22"/>
          <w:szCs w:val="22"/>
        </w:rPr>
        <w:fldChar w:fldCharType="end"/>
      </w:r>
      <w:r w:rsidR="00482528" w:rsidRPr="6315F043">
        <w:rPr>
          <w:sz w:val="22"/>
          <w:szCs w:val="22"/>
        </w:rPr>
        <w:t>.</w:t>
      </w:r>
      <w:r>
        <w:rPr>
          <w:sz w:val="22"/>
          <w:szCs w:val="22"/>
        </w:rPr>
        <w:t xml:space="preserve"> Even when higher-order interaction terms are included, regression models </w:t>
      </w:r>
      <w:r w:rsidR="00353077" w:rsidRPr="00353077">
        <w:rPr>
          <w:sz w:val="22"/>
          <w:szCs w:val="22"/>
        </w:rPr>
        <w:t>require researchers to pre-specify interactions, reducing power and increasing risk of biased interpretation</w:t>
      </w:r>
      <w:r w:rsidR="00EA793B">
        <w:rPr>
          <w:rFonts w:hint="eastAsia"/>
          <w:sz w:val="22"/>
          <w:szCs w:val="22"/>
        </w:rPr>
        <w:t xml:space="preserve"> </w:t>
      </w:r>
      <w:r w:rsidR="005A0CF5">
        <w:rPr>
          <w:sz w:val="22"/>
          <w:szCs w:val="22"/>
        </w:rPr>
        <w:fldChar w:fldCharType="begin" w:fldLock="1"/>
      </w:r>
      <w:r w:rsidR="005A0CF5">
        <w:rPr>
          <w:sz w:val="22"/>
          <w:szCs w:val="22"/>
        </w:rPr>
        <w:instrText>ADDIN paperpile_citation &lt;clusterId&gt;E615R685N176L766&lt;/clusterId&gt;&lt;metadata&gt;&lt;citation&gt;&lt;id&gt;31f1fbc4-cef9-4971-ad2e-43022b48a08b&lt;/id&gt;&lt;/citation&gt;&lt;citation&gt;&lt;id&gt;2bfbe6ef-d135-4727-8505-8162a639f5a8&lt;/id&gt;&lt;/citation&gt;&lt;/metadata&gt;&lt;data&gt;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&lt;/data&gt; \* MERGEFORMAT</w:instrText>
      </w:r>
      <w:r w:rsidR="005A0CF5">
        <w:rPr>
          <w:sz w:val="22"/>
          <w:szCs w:val="22"/>
        </w:rPr>
        <w:fldChar w:fldCharType="separate"/>
      </w:r>
      <w:r w:rsidR="005A0CF5">
        <w:rPr>
          <w:noProof/>
          <w:sz w:val="22"/>
          <w:szCs w:val="22"/>
        </w:rPr>
        <w:t>(Akimova et al., 2021; Kent et al., 2018)</w:t>
      </w:r>
      <w:r w:rsidR="005A0CF5">
        <w:rPr>
          <w:sz w:val="22"/>
          <w:szCs w:val="22"/>
        </w:rPr>
        <w:fldChar w:fldCharType="end"/>
      </w:r>
      <w:r w:rsidR="00482528" w:rsidRPr="6315F043">
        <w:rPr>
          <w:sz w:val="22"/>
          <w:szCs w:val="22"/>
        </w:rPr>
        <w:t xml:space="preserve">. </w:t>
      </w:r>
      <w:r>
        <w:rPr>
          <w:sz w:val="22"/>
          <w:szCs w:val="22"/>
        </w:rPr>
        <w:t xml:space="preserve">Furthermore, their reliance on linear models </w:t>
      </w:r>
      <w:r w:rsidR="333C8404" w:rsidRPr="0BE84A6E">
        <w:rPr>
          <w:sz w:val="22"/>
          <w:szCs w:val="22"/>
        </w:rPr>
        <w:t>limi</w:t>
      </w:r>
      <w:r w:rsidR="00615044" w:rsidRPr="0BE84A6E">
        <w:rPr>
          <w:rFonts w:eastAsia="Malgun Gothic"/>
          <w:sz w:val="22"/>
          <w:szCs w:val="22"/>
        </w:rPr>
        <w:t>t</w:t>
      </w:r>
      <w:r w:rsidR="333C8404" w:rsidRPr="0BE84A6E">
        <w:rPr>
          <w:sz w:val="22"/>
          <w:szCs w:val="22"/>
        </w:rPr>
        <w:t>s</w:t>
      </w:r>
      <w:r w:rsidR="333C8404" w:rsidRPr="47244701">
        <w:rPr>
          <w:sz w:val="22"/>
          <w:szCs w:val="22"/>
        </w:rPr>
        <w:t xml:space="preserve"> their ability</w:t>
      </w:r>
      <w:r w:rsidR="00F36B40">
        <w:rPr>
          <w:sz w:val="22"/>
          <w:szCs w:val="22"/>
        </w:rPr>
        <w:t xml:space="preserve"> to capture complex interplay among moderators, especially in the high-dimensional settings of modern neuroscience where countless variables could plausibly </w:t>
      </w:r>
      <w:r w:rsidR="1CD30183" w:rsidRPr="0BE84A6E">
        <w:rPr>
          <w:sz w:val="22"/>
          <w:szCs w:val="22"/>
        </w:rPr>
        <w:t>influence</w:t>
      </w:r>
      <w:r w:rsidR="00F36B40" w:rsidRPr="0BE84A6E">
        <w:rPr>
          <w:sz w:val="22"/>
          <w:szCs w:val="22"/>
        </w:rPr>
        <w:t xml:space="preserve"> </w:t>
      </w:r>
      <w:r w:rsidR="00F36B40">
        <w:rPr>
          <w:sz w:val="22"/>
          <w:szCs w:val="22"/>
        </w:rPr>
        <w:t>a treatment effect</w:t>
      </w:r>
      <w:r w:rsidR="005A0CF5">
        <w:rPr>
          <w:sz w:val="22"/>
          <w:szCs w:val="22"/>
        </w:rPr>
        <w:t xml:space="preserve"> </w:t>
      </w:r>
      <w:r w:rsidR="005A0CF5">
        <w:rPr>
          <w:sz w:val="22"/>
          <w:szCs w:val="22"/>
        </w:rPr>
        <w:fldChar w:fldCharType="begin" w:fldLock="1"/>
      </w:r>
      <w:r w:rsidR="005A0CF5">
        <w:rPr>
          <w:sz w:val="22"/>
          <w:szCs w:val="22"/>
        </w:rPr>
        <w:instrText>ADDIN paperpile_citation &lt;clusterId&gt;W676K734Z224E847&lt;/clusterId&gt;&lt;metadata&gt;&lt;citation&gt;&lt;id&gt;9f260c86-eaee-4a52-8e02-56a24ab5cfdd&lt;/id&gt;&lt;/citation&gt;&lt;citation&gt;&lt;id&gt;0580dd32-9ea7-4199-b984-7d723cac646d&lt;/id&gt;&lt;/citation&gt;&lt;citation&gt;&lt;id&gt;2030be12-c1ff-4694-b9d6-047289dacea9&lt;/id&gt;&lt;/citation&gt;&lt;/metadata&gt;&lt;data&gt;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&lt;/data&gt; \* MERGEFORMAT</w:instrText>
      </w:r>
      <w:r w:rsidR="005A0CF5">
        <w:rPr>
          <w:sz w:val="22"/>
          <w:szCs w:val="22"/>
        </w:rPr>
        <w:fldChar w:fldCharType="separate"/>
      </w:r>
      <w:r w:rsidR="005A0CF5">
        <w:rPr>
          <w:noProof/>
          <w:sz w:val="22"/>
          <w:szCs w:val="22"/>
        </w:rPr>
        <w:t>(Figlio et al., 2017; Fu et al., 2024; Warrier et al., 2021)</w:t>
      </w:r>
      <w:r w:rsidR="005A0CF5">
        <w:rPr>
          <w:sz w:val="22"/>
          <w:szCs w:val="22"/>
        </w:rPr>
        <w:fldChar w:fldCharType="end"/>
      </w:r>
      <w:r w:rsidR="00482528" w:rsidRPr="6315F043">
        <w:rPr>
          <w:sz w:val="22"/>
          <w:szCs w:val="22"/>
        </w:rPr>
        <w:t xml:space="preserve">. </w:t>
      </w:r>
      <w:r w:rsidR="00F36B40">
        <w:rPr>
          <w:sz w:val="22"/>
          <w:szCs w:val="22"/>
        </w:rPr>
        <w:t>For example, a conventional linear regression analysis aiming to account for all interactions among 45 covariates would require examining over 35 trillion interact</w:t>
      </w:r>
      <w:r w:rsidR="00F60B65">
        <w:rPr>
          <w:sz w:val="22"/>
          <w:szCs w:val="22"/>
        </w:rPr>
        <w:t>ion</w:t>
      </w:r>
      <w:r w:rsidR="00F36B40">
        <w:rPr>
          <w:sz w:val="22"/>
          <w:szCs w:val="22"/>
        </w:rPr>
        <w:t xml:space="preserve"> terms</w:t>
      </w:r>
      <w:r w:rsidR="00EA793B">
        <w:rPr>
          <w:rFonts w:hint="eastAsia"/>
          <w:sz w:val="22"/>
          <w:szCs w:val="22"/>
        </w:rPr>
        <w:t xml:space="preserve"> </w:t>
      </w:r>
      <w:r w:rsidR="005A0CF5">
        <w:rPr>
          <w:sz w:val="22"/>
          <w:szCs w:val="22"/>
        </w:rPr>
        <w:fldChar w:fldCharType="begin" w:fldLock="1"/>
      </w:r>
      <w:r w:rsidR="005A0CF5">
        <w:rPr>
          <w:sz w:val="22"/>
          <w:szCs w:val="22"/>
        </w:rPr>
        <w:instrText>ADDIN paperpile_citation &lt;clusterId&gt;R724E871U262Y955&lt;/clusterId&gt;&lt;metadata&gt;&lt;citation&gt;&lt;id&gt;51a6571d-813f-4eaf-9327-5c18987a30dd&lt;/id&gt;&lt;/citation&gt;&lt;/metadata&gt;&lt;data&gt;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&lt;/data&gt; \* MERGEFORMAT</w:instrText>
      </w:r>
      <w:r w:rsidR="005A0CF5">
        <w:rPr>
          <w:sz w:val="22"/>
          <w:szCs w:val="22"/>
        </w:rPr>
        <w:fldChar w:fldCharType="separate"/>
      </w:r>
      <w:r w:rsidR="005A0CF5">
        <w:rPr>
          <w:noProof/>
          <w:sz w:val="22"/>
          <w:szCs w:val="22"/>
        </w:rPr>
        <w:t>(Cha et al., 2024)</w:t>
      </w:r>
      <w:r w:rsidR="005A0CF5">
        <w:rPr>
          <w:sz w:val="22"/>
          <w:szCs w:val="22"/>
        </w:rPr>
        <w:fldChar w:fldCharType="end"/>
      </w:r>
      <w:r w:rsidR="00482528" w:rsidRPr="6315F043">
        <w:rPr>
          <w:sz w:val="22"/>
          <w:szCs w:val="22"/>
        </w:rPr>
        <w:t xml:space="preserve">. </w:t>
      </w:r>
      <w:r w:rsidR="00DF7911" w:rsidRPr="00DF7911">
        <w:rPr>
          <w:sz w:val="22"/>
          <w:szCs w:val="22"/>
        </w:rPr>
        <w:t>Exhaustively evaluating such interactions is both computationally infeasible and statistically unsound</w:t>
      </w:r>
      <w:r w:rsidR="00F36B40">
        <w:rPr>
          <w:sz w:val="22"/>
          <w:szCs w:val="22"/>
        </w:rPr>
        <w:t xml:space="preserve">. </w:t>
      </w:r>
      <w:r w:rsidR="00F36B40">
        <w:rPr>
          <w:color w:val="000000" w:themeColor="text1"/>
          <w:sz w:val="22"/>
          <w:szCs w:val="22"/>
        </w:rPr>
        <w:t xml:space="preserve"> </w:t>
      </w:r>
    </w:p>
    <w:p w14:paraId="3446FCDD" w14:textId="75082B42" w:rsidR="00C9139D" w:rsidRDefault="00F36B40" w:rsidP="009225C8">
      <w:pPr>
        <w:spacing w:after="288" w:line="360" w:lineRule="auto"/>
        <w:ind w:firstLine="720"/>
        <w:rPr>
          <w:sz w:val="22"/>
          <w:szCs w:val="22"/>
        </w:rPr>
      </w:pPr>
      <w:r>
        <w:rPr>
          <w:sz w:val="22"/>
          <w:szCs w:val="22"/>
        </w:rPr>
        <w:t xml:space="preserve">Generalized Random Forest (GRF) offers a powerful alternative for </w:t>
      </w:r>
      <w:r w:rsidR="00C32049">
        <w:rPr>
          <w:sz w:val="22"/>
          <w:szCs w:val="22"/>
        </w:rPr>
        <w:t>studying</w:t>
      </w:r>
      <w:r>
        <w:rPr>
          <w:sz w:val="22"/>
          <w:szCs w:val="22"/>
        </w:rPr>
        <w:t xml:space="preserve"> individual differences</w:t>
      </w:r>
      <w:r w:rsidR="001C2CDB">
        <w:rPr>
          <w:sz w:val="22"/>
          <w:szCs w:val="22"/>
        </w:rPr>
        <w:t xml:space="preserve"> through </w:t>
      </w:r>
      <w:r>
        <w:rPr>
          <w:sz w:val="22"/>
          <w:szCs w:val="22"/>
        </w:rPr>
        <w:t>non-parametric and data-driven approach</w:t>
      </w:r>
      <w:r w:rsidR="005A0CF5">
        <w:rPr>
          <w:sz w:val="22"/>
          <w:szCs w:val="22"/>
        </w:rPr>
        <w:t xml:space="preserve"> </w:t>
      </w:r>
      <w:r w:rsidR="005A0CF5">
        <w:rPr>
          <w:sz w:val="22"/>
          <w:szCs w:val="22"/>
        </w:rPr>
        <w:fldChar w:fldCharType="begin" w:fldLock="1"/>
      </w:r>
      <w:r w:rsidR="00625F3B">
        <w:rPr>
          <w:sz w:val="22"/>
          <w:szCs w:val="22"/>
        </w:rPr>
        <w:instrText>ADDIN paperpile_citation &lt;clusterId&gt;Q454X511T892Q685&lt;/clusterId&gt;&lt;metadata&gt;&lt;citation&gt;&lt;id&gt;dd6b1846-ac0d-40ce-8e1c-1d76f33b39d1&lt;/id&gt;&lt;/citation&gt;&lt;/metadata&gt;&lt;data&gt;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&lt;/data&gt; \* MERGEFORMAT</w:instrText>
      </w:r>
      <w:r w:rsidR="005A0CF5">
        <w:rPr>
          <w:sz w:val="22"/>
          <w:szCs w:val="22"/>
        </w:rPr>
        <w:fldChar w:fldCharType="separate"/>
      </w:r>
      <w:r w:rsidR="00625F3B">
        <w:rPr>
          <w:noProof/>
          <w:sz w:val="22"/>
          <w:szCs w:val="22"/>
        </w:rPr>
        <w:t>(Athey et al., 2019)</w:t>
      </w:r>
      <w:r w:rsidR="005A0CF5">
        <w:rPr>
          <w:sz w:val="22"/>
          <w:szCs w:val="22"/>
        </w:rPr>
        <w:fldChar w:fldCharType="end"/>
      </w:r>
      <w:r>
        <w:rPr>
          <w:sz w:val="22"/>
          <w:szCs w:val="22"/>
        </w:rPr>
        <w:t xml:space="preserve">. </w:t>
      </w:r>
      <w:r w:rsidR="00A61B79" w:rsidRPr="00A61B79">
        <w:rPr>
          <w:sz w:val="22"/>
          <w:szCs w:val="22"/>
        </w:rPr>
        <w:t>GRF provides estimates of the average treatment effect (ATE) as well as individualized treatment effects (ITEs), and it identifies nonlinear moderator combinations underlying heterogeneity</w:t>
      </w:r>
      <w:r w:rsidR="00F60B65">
        <w:rPr>
          <w:sz w:val="22"/>
          <w:szCs w:val="22"/>
        </w:rPr>
        <w:t xml:space="preserve"> in treatment effects</w:t>
      </w:r>
      <w:r w:rsidR="00A61B79" w:rsidRPr="00A61B79">
        <w:rPr>
          <w:sz w:val="22"/>
          <w:szCs w:val="22"/>
        </w:rPr>
        <w:t>.</w:t>
      </w:r>
      <w:r w:rsidR="00C32049">
        <w:rPr>
          <w:sz w:val="22"/>
          <w:szCs w:val="22"/>
        </w:rPr>
        <w:t xml:space="preserve"> This enables researchers to uncover and interpret treatment effect moderators </w:t>
      </w:r>
      <w:r w:rsidR="007F2A70" w:rsidRPr="007F2A70">
        <w:rPr>
          <w:sz w:val="22"/>
          <w:szCs w:val="22"/>
        </w:rPr>
        <w:t xml:space="preserve">without pre-specifying interaction terms </w:t>
      </w:r>
      <w:r w:rsidR="007F2A70" w:rsidRPr="007F2A70">
        <w:rPr>
          <w:sz w:val="22"/>
          <w:szCs w:val="22"/>
        </w:rPr>
        <w:lastRenderedPageBreak/>
        <w:t>or conducting targeted hypothesis tests</w:t>
      </w:r>
      <w:r w:rsidR="00C32049">
        <w:rPr>
          <w:sz w:val="22"/>
          <w:szCs w:val="22"/>
        </w:rPr>
        <w:t>. This flexibility makes GRF particularly</w:t>
      </w:r>
      <w:r w:rsidR="00C9139D">
        <w:rPr>
          <w:sz w:val="22"/>
          <w:szCs w:val="22"/>
        </w:rPr>
        <w:t xml:space="preserve"> valuable for informing personalized decision-maki</w:t>
      </w:r>
      <w:r w:rsidR="00BD49AB">
        <w:rPr>
          <w:sz w:val="22"/>
          <w:szCs w:val="22"/>
        </w:rPr>
        <w:t xml:space="preserve">ng and </w:t>
      </w:r>
      <w:r w:rsidR="00C9139D">
        <w:rPr>
          <w:sz w:val="22"/>
          <w:szCs w:val="22"/>
        </w:rPr>
        <w:t xml:space="preserve">generating novel hypotheses centered around empirically identified moderators. </w:t>
      </w:r>
    </w:p>
    <w:p w14:paraId="7D21E0C4" w14:textId="2C10CF91" w:rsidR="00D21594" w:rsidRDefault="00E1672F" w:rsidP="009225C8">
      <w:pPr>
        <w:spacing w:after="288" w:line="360" w:lineRule="auto"/>
        <w:ind w:firstLine="720"/>
        <w:rPr>
          <w:sz w:val="22"/>
          <w:szCs w:val="22"/>
        </w:rPr>
      </w:pPr>
      <w:r w:rsidRPr="00E1672F">
        <w:rPr>
          <w:sz w:val="22"/>
          <w:szCs w:val="22"/>
        </w:rPr>
        <w:t xml:space="preserve">Despite its promise, current applications of the GRF framework in the behavioral sciences face two critical limitations. </w:t>
      </w:r>
      <w:r w:rsidR="009F7AC0">
        <w:rPr>
          <w:sz w:val="22"/>
          <w:szCs w:val="22"/>
        </w:rPr>
        <w:t>First, GRF models exhibit substantial variability in ITE prediction performance depending on the random seed used during training,</w:t>
      </w:r>
      <w:r w:rsidR="007A4F42">
        <w:rPr>
          <w:sz w:val="22"/>
          <w:szCs w:val="22"/>
        </w:rPr>
        <w:t xml:space="preserve"> raising concerns</w:t>
      </w:r>
      <w:r w:rsidR="009F7AC0">
        <w:rPr>
          <w:sz w:val="22"/>
          <w:szCs w:val="22"/>
        </w:rPr>
        <w:t xml:space="preserve"> about the reliability of both the model and its outputs. Second, </w:t>
      </w:r>
      <w:r w:rsidR="00F248C1" w:rsidRPr="00F248C1">
        <w:rPr>
          <w:sz w:val="22"/>
          <w:szCs w:val="22"/>
        </w:rPr>
        <w:t>although GRF can handle more moderators than regression models</w:t>
      </w:r>
      <w:r w:rsidR="009F7AC0">
        <w:rPr>
          <w:sz w:val="22"/>
          <w:szCs w:val="22"/>
        </w:rPr>
        <w:t xml:space="preserve">, its predictive power substantially declines when modeling ITEs involving the extensive set of </w:t>
      </w:r>
      <w:r w:rsidR="00F60B65">
        <w:rPr>
          <w:sz w:val="22"/>
          <w:szCs w:val="22"/>
        </w:rPr>
        <w:t xml:space="preserve">potential </w:t>
      </w:r>
      <w:r w:rsidR="009F7AC0">
        <w:rPr>
          <w:sz w:val="22"/>
          <w:szCs w:val="22"/>
        </w:rPr>
        <w:t xml:space="preserve">moderators typically reported in contemporary </w:t>
      </w:r>
      <w:r w:rsidR="00317D78">
        <w:rPr>
          <w:sz w:val="22"/>
          <w:szCs w:val="22"/>
        </w:rPr>
        <w:t>psychology and the behavioral sciences</w:t>
      </w:r>
      <w:r w:rsidR="00490BAE">
        <w:rPr>
          <w:rFonts w:hint="eastAsia"/>
          <w:sz w:val="22"/>
          <w:szCs w:val="22"/>
        </w:rPr>
        <w:t xml:space="preserve"> </w:t>
      </w:r>
      <w:r w:rsidR="009C17C0" w:rsidRPr="009C17C0">
        <w:rPr>
          <w:sz w:val="22"/>
          <w:szCs w:val="22"/>
        </w:rPr>
        <w:t>—</w:t>
      </w:r>
      <w:r w:rsidR="00F60B65">
        <w:rPr>
          <w:sz w:val="22"/>
          <w:szCs w:val="22"/>
        </w:rPr>
        <w:t xml:space="preserve"> </w:t>
      </w:r>
      <w:r w:rsidR="009C17C0" w:rsidRPr="009C17C0">
        <w:rPr>
          <w:sz w:val="22"/>
          <w:szCs w:val="22"/>
        </w:rPr>
        <w:t xml:space="preserve">for example, </w:t>
      </w:r>
      <w:r w:rsidR="009C17C0" w:rsidRPr="00625F3B">
        <w:rPr>
          <w:sz w:val="22"/>
          <w:szCs w:val="22"/>
        </w:rPr>
        <w:t xml:space="preserve">whole-brain distributed circuits involved in </w:t>
      </w:r>
      <w:r w:rsidR="00F60B65" w:rsidRPr="00625F3B">
        <w:rPr>
          <w:sz w:val="22"/>
          <w:szCs w:val="22"/>
        </w:rPr>
        <w:t xml:space="preserve">moderating </w:t>
      </w:r>
      <w:r w:rsidR="00625F3B" w:rsidRPr="00625F3B">
        <w:rPr>
          <w:sz w:val="22"/>
          <w:szCs w:val="22"/>
        </w:rPr>
        <w:t>stress</w:t>
      </w:r>
      <w:r w:rsidR="00F60B65" w:rsidRPr="00625F3B">
        <w:rPr>
          <w:sz w:val="22"/>
          <w:szCs w:val="22"/>
        </w:rPr>
        <w:t xml:space="preserve"> responses from</w:t>
      </w:r>
      <w:r w:rsidR="00625F3B">
        <w:rPr>
          <w:sz w:val="22"/>
          <w:szCs w:val="22"/>
        </w:rPr>
        <w:t xml:space="preserve"> threatening input </w:t>
      </w:r>
      <w:r w:rsidR="00625F3B">
        <w:rPr>
          <w:sz w:val="22"/>
          <w:szCs w:val="22"/>
        </w:rPr>
        <w:fldChar w:fldCharType="begin" w:fldLock="1"/>
      </w:r>
      <w:r w:rsidR="00625F3B">
        <w:rPr>
          <w:sz w:val="22"/>
          <w:szCs w:val="22"/>
        </w:rPr>
        <w:instrText>ADDIN paperpile_citation &lt;clusterId&gt;P759D117S597X211&lt;/clusterId&gt;&lt;metadata&gt;&lt;citation&gt;&lt;id&gt;aaf762a9-da4a-40be-ab96-c5b29f165f0f&lt;/id&gt;&lt;/citation&gt;&lt;citation&gt;&lt;id&gt;596e227a-7f62-4314-b1f9-fb302068d46f&lt;/id&gt;&lt;/citation&gt;&lt;citation&gt;&lt;id&gt;24c516a4-e60a-466b-a145-873afd072d4a&lt;/id&gt;&lt;/citation&gt;&lt;citation&gt;&lt;id&gt;de5af814-54c1-4549-957e-822c60571e21&lt;/id&gt;&lt;/citation&gt;&lt;/metadata&gt;&lt;data&gt;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&lt;/data&gt; \* MERGEFORMAT</w:instrText>
      </w:r>
      <w:r w:rsidR="00625F3B">
        <w:rPr>
          <w:sz w:val="22"/>
          <w:szCs w:val="22"/>
        </w:rPr>
        <w:fldChar w:fldCharType="separate"/>
      </w:r>
      <w:r w:rsidR="00625F3B">
        <w:rPr>
          <w:noProof/>
          <w:sz w:val="22"/>
          <w:szCs w:val="22"/>
        </w:rPr>
        <w:t>(Bo et al., 2024; Cha et al., 2014; Sinha et al., 2016; Wang et al., 2022)</w:t>
      </w:r>
      <w:r w:rsidR="00625F3B">
        <w:rPr>
          <w:sz w:val="22"/>
          <w:szCs w:val="22"/>
        </w:rPr>
        <w:fldChar w:fldCharType="end"/>
      </w:r>
      <w:r w:rsidR="00D21594">
        <w:rPr>
          <w:sz w:val="22"/>
          <w:szCs w:val="22"/>
        </w:rPr>
        <w:t xml:space="preserve">. </w:t>
      </w:r>
      <w:r w:rsidR="00732CBC" w:rsidRPr="00732CBC">
        <w:rPr>
          <w:sz w:val="22"/>
          <w:szCs w:val="22"/>
        </w:rPr>
        <w:t xml:space="preserve">These issues highlight the need for </w:t>
      </w:r>
      <w:r w:rsidR="00D21594">
        <w:rPr>
          <w:sz w:val="22"/>
          <w:szCs w:val="22"/>
        </w:rPr>
        <w:t>a more reliable and comprehensive analytical framework that can identify robust moderators</w:t>
      </w:r>
      <w:r w:rsidR="00732CBC">
        <w:rPr>
          <w:sz w:val="22"/>
          <w:szCs w:val="22"/>
        </w:rPr>
        <w:t xml:space="preserve"> in</w:t>
      </w:r>
      <w:r w:rsidR="00D21594">
        <w:rPr>
          <w:sz w:val="22"/>
          <w:szCs w:val="22"/>
        </w:rPr>
        <w:t xml:space="preserve"> high-dimensional </w:t>
      </w:r>
      <w:r w:rsidR="00732CBC">
        <w:rPr>
          <w:sz w:val="22"/>
          <w:szCs w:val="22"/>
        </w:rPr>
        <w:t xml:space="preserve">spaces </w:t>
      </w:r>
      <w:r w:rsidR="00D21594">
        <w:rPr>
          <w:sz w:val="22"/>
          <w:szCs w:val="22"/>
        </w:rPr>
        <w:t xml:space="preserve">and remain </w:t>
      </w:r>
      <w:r w:rsidR="6730DEAE" w:rsidRPr="0BE84A6E">
        <w:rPr>
          <w:sz w:val="22"/>
          <w:szCs w:val="22"/>
        </w:rPr>
        <w:t>robust</w:t>
      </w:r>
      <w:r w:rsidR="00D21594" w:rsidRPr="0BE84A6E">
        <w:rPr>
          <w:sz w:val="22"/>
          <w:szCs w:val="22"/>
        </w:rPr>
        <w:t xml:space="preserve"> to</w:t>
      </w:r>
      <w:r w:rsidR="00D21594">
        <w:rPr>
          <w:sz w:val="22"/>
          <w:szCs w:val="22"/>
        </w:rPr>
        <w:t xml:space="preserve"> stochastic </w:t>
      </w:r>
      <w:r w:rsidR="00383292">
        <w:rPr>
          <w:sz w:val="22"/>
          <w:szCs w:val="22"/>
        </w:rPr>
        <w:t xml:space="preserve">variation </w:t>
      </w:r>
      <w:r w:rsidR="00D21594">
        <w:rPr>
          <w:sz w:val="22"/>
          <w:szCs w:val="22"/>
        </w:rPr>
        <w:t xml:space="preserve">like random initialization. </w:t>
      </w:r>
    </w:p>
    <w:p w14:paraId="33D024C2" w14:textId="7EFAC779" w:rsidR="007D50F8" w:rsidRPr="00985A9C" w:rsidRDefault="00D21594" w:rsidP="00985A9C">
      <w:pPr>
        <w:tabs>
          <w:tab w:val="left" w:pos="3068"/>
        </w:tabs>
        <w:spacing w:after="288" w:line="360" w:lineRule="auto"/>
        <w:ind w:firstLine="720"/>
        <w:rPr>
          <w:sz w:val="22"/>
          <w:szCs w:val="22"/>
        </w:rPr>
      </w:pPr>
      <w:r>
        <w:rPr>
          <w:sz w:val="22"/>
          <w:szCs w:val="22"/>
        </w:rPr>
        <w:t xml:space="preserve">In this paper, we first provide a brief overview of how GRF works and how it has been applied in psychology and </w:t>
      </w:r>
      <w:r w:rsidR="00383292">
        <w:rPr>
          <w:sz w:val="22"/>
          <w:szCs w:val="22"/>
        </w:rPr>
        <w:t>behavioral sciences</w:t>
      </w:r>
      <w:r>
        <w:rPr>
          <w:sz w:val="22"/>
          <w:szCs w:val="22"/>
        </w:rPr>
        <w:t xml:space="preserve">. We then present two simulation-based methodological proposals designed to enhance the reliability and comprehensiveness of GRF-based analyses. Finally, we demonstrate a </w:t>
      </w:r>
      <w:r w:rsidR="00EF481A">
        <w:rPr>
          <w:sz w:val="22"/>
          <w:szCs w:val="22"/>
        </w:rPr>
        <w:t>step-by-step</w:t>
      </w:r>
      <w:r>
        <w:rPr>
          <w:sz w:val="22"/>
          <w:szCs w:val="22"/>
        </w:rPr>
        <w:t xml:space="preserve"> tutorial of our proposed framework on a real-world dataset, covering model fitting, model selection, ATE and ITE evaluation, and the interpretation of key moderators. </w:t>
      </w:r>
      <w:r w:rsidR="007D50F8">
        <w:rPr>
          <w:color w:val="000000" w:themeColor="text1"/>
          <w:sz w:val="22"/>
          <w:szCs w:val="22"/>
        </w:rPr>
        <w:br w:type="page"/>
      </w:r>
    </w:p>
    <w:p w14:paraId="52F38743" w14:textId="251A04E0" w:rsidR="007D50F8" w:rsidRPr="007D50F8" w:rsidRDefault="007D50F8" w:rsidP="009225C8">
      <w:pPr>
        <w:pStyle w:val="Heading1"/>
        <w:spacing w:after="240" w:line="360" w:lineRule="auto"/>
        <w:jc w:val="left"/>
        <w:rPr>
          <w:b w:val="0"/>
          <w:bCs w:val="0"/>
          <w:sz w:val="40"/>
          <w:szCs w:val="40"/>
        </w:rPr>
      </w:pPr>
      <w:r w:rsidRPr="007D50F8">
        <w:rPr>
          <w:b w:val="0"/>
          <w:bCs w:val="0"/>
          <w:sz w:val="40"/>
          <w:szCs w:val="40"/>
        </w:rPr>
        <w:lastRenderedPageBreak/>
        <w:t>B</w:t>
      </w:r>
      <w:r w:rsidR="00017086">
        <w:rPr>
          <w:b w:val="0"/>
          <w:bCs w:val="0"/>
          <w:sz w:val="40"/>
          <w:szCs w:val="40"/>
        </w:rPr>
        <w:t>rief</w:t>
      </w:r>
      <w:r w:rsidRPr="007D50F8">
        <w:rPr>
          <w:b w:val="0"/>
          <w:bCs w:val="0"/>
          <w:sz w:val="40"/>
          <w:szCs w:val="40"/>
        </w:rPr>
        <w:t xml:space="preserve"> </w:t>
      </w:r>
      <w:r w:rsidR="005423B3">
        <w:rPr>
          <w:b w:val="0"/>
          <w:bCs w:val="0"/>
          <w:sz w:val="40"/>
          <w:szCs w:val="40"/>
        </w:rPr>
        <w:t>Overview</w:t>
      </w:r>
      <w:r w:rsidRPr="007D50F8">
        <w:rPr>
          <w:b w:val="0"/>
          <w:bCs w:val="0"/>
          <w:sz w:val="40"/>
          <w:szCs w:val="40"/>
        </w:rPr>
        <w:t xml:space="preserve"> </w:t>
      </w:r>
      <w:r w:rsidR="005423B3">
        <w:rPr>
          <w:b w:val="0"/>
          <w:bCs w:val="0"/>
          <w:sz w:val="40"/>
          <w:szCs w:val="40"/>
        </w:rPr>
        <w:t>of</w:t>
      </w:r>
      <w:r w:rsidRPr="007D50F8">
        <w:rPr>
          <w:b w:val="0"/>
          <w:bCs w:val="0"/>
          <w:sz w:val="40"/>
          <w:szCs w:val="40"/>
        </w:rPr>
        <w:t xml:space="preserve"> GRF</w:t>
      </w:r>
    </w:p>
    <w:p w14:paraId="43B47FF7" w14:textId="501342CE" w:rsidR="00865C19" w:rsidRPr="00865C19" w:rsidRDefault="00865C19" w:rsidP="00865C19">
      <w:pPr>
        <w:spacing w:after="240" w:line="360" w:lineRule="auto"/>
        <w:ind w:firstLine="720"/>
        <w:rPr>
          <w:color w:val="000000" w:themeColor="text1"/>
          <w:sz w:val="22"/>
          <w:szCs w:val="22"/>
        </w:rPr>
      </w:pPr>
      <w:r w:rsidRPr="00865C19">
        <w:rPr>
          <w:color w:val="000000" w:themeColor="text1"/>
          <w:sz w:val="22"/>
          <w:szCs w:val="22"/>
        </w:rPr>
        <w:t xml:space="preserve">GRF is a causal machine learning technique that </w:t>
      </w:r>
      <w:r w:rsidR="00A04DC3">
        <w:rPr>
          <w:color w:val="000000" w:themeColor="text1"/>
          <w:sz w:val="22"/>
          <w:szCs w:val="22"/>
        </w:rPr>
        <w:t xml:space="preserve">computes </w:t>
      </w:r>
      <w:r w:rsidRPr="00865C19">
        <w:rPr>
          <w:color w:val="000000" w:themeColor="text1"/>
          <w:sz w:val="22"/>
          <w:szCs w:val="22"/>
        </w:rPr>
        <w:t>ATE and ITEs based on the potential outcome framework</w:t>
      </w:r>
      <w:r>
        <w:rPr>
          <w:color w:val="000000" w:themeColor="text1"/>
          <w:sz w:val="22"/>
          <w:szCs w:val="22"/>
        </w:rPr>
        <w:t>.</w:t>
      </w:r>
      <w:r w:rsidRPr="00865C19">
        <w:rPr>
          <w:color w:val="000000" w:themeColor="text1"/>
          <w:sz w:val="22"/>
          <w:szCs w:val="22"/>
        </w:rPr>
        <w:t xml:space="preserve"> By stratifying samples based on their predicted ITEs, each sample can be characterized as belonging to high- or low-response group</w:t>
      </w:r>
      <w:r w:rsidR="00EF481A">
        <w:rPr>
          <w:color w:val="000000" w:themeColor="text1"/>
          <w:sz w:val="22"/>
          <w:szCs w:val="22"/>
        </w:rPr>
        <w:t xml:space="preserve"> regardless of their treatment or exposure status</w:t>
      </w:r>
      <w:r w:rsidRPr="00865C19">
        <w:rPr>
          <w:color w:val="000000" w:themeColor="text1"/>
          <w:sz w:val="22"/>
          <w:szCs w:val="22"/>
        </w:rPr>
        <w:t xml:space="preserve"> and key moderators can be identified (see </w:t>
      </w:r>
      <w:r w:rsidRPr="00865C19">
        <w:rPr>
          <w:b/>
          <w:bCs/>
          <w:color w:val="000000" w:themeColor="text1"/>
          <w:sz w:val="22"/>
          <w:szCs w:val="22"/>
        </w:rPr>
        <w:t>Fig 1</w:t>
      </w:r>
      <w:r w:rsidRPr="00865C19">
        <w:rPr>
          <w:color w:val="000000" w:themeColor="text1"/>
          <w:sz w:val="22"/>
          <w:szCs w:val="22"/>
        </w:rPr>
        <w:t>).</w:t>
      </w:r>
      <w:r w:rsidR="00A910D5">
        <w:rPr>
          <w:color w:val="000000" w:themeColor="text1"/>
          <w:sz w:val="22"/>
          <w:szCs w:val="22"/>
        </w:rPr>
        <w:t xml:space="preserve"> </w:t>
      </w:r>
      <w:r w:rsidRPr="00865C19">
        <w:rPr>
          <w:color w:val="000000" w:themeColor="text1"/>
          <w:sz w:val="22"/>
          <w:szCs w:val="22"/>
        </w:rPr>
        <w:t xml:space="preserve">Since all individual difference analyses are based on the ITEs, it is essential to understand the internal mechanism by which GRF computes these </w:t>
      </w:r>
      <w:r w:rsidR="003348B9">
        <w:rPr>
          <w:color w:val="000000" w:themeColor="text1"/>
          <w:sz w:val="22"/>
          <w:szCs w:val="22"/>
        </w:rPr>
        <w:t>quantities</w:t>
      </w:r>
      <w:r w:rsidRPr="00865C19">
        <w:rPr>
          <w:color w:val="000000" w:themeColor="text1"/>
          <w:sz w:val="22"/>
          <w:szCs w:val="22"/>
        </w:rPr>
        <w:t xml:space="preserve">. </w:t>
      </w:r>
      <w:r>
        <w:rPr>
          <w:color w:val="000000" w:themeColor="text1"/>
          <w:sz w:val="22"/>
          <w:szCs w:val="22"/>
        </w:rPr>
        <w:t xml:space="preserve">In this section, we first review how ITEs are typically defined and </w:t>
      </w:r>
      <w:r w:rsidR="003348B9">
        <w:rPr>
          <w:color w:val="000000" w:themeColor="text1"/>
          <w:sz w:val="22"/>
          <w:szCs w:val="22"/>
        </w:rPr>
        <w:t>calculated</w:t>
      </w:r>
      <w:r>
        <w:rPr>
          <w:color w:val="000000" w:themeColor="text1"/>
          <w:sz w:val="22"/>
          <w:szCs w:val="22"/>
        </w:rPr>
        <w:t xml:space="preserve"> in conventional causal inference frameworks and then outline how GRF improves upon these methods. We then summarize how GRF has been applied to generate novel insights in </w:t>
      </w:r>
      <w:r w:rsidR="00317D78">
        <w:rPr>
          <w:color w:val="000000" w:themeColor="text1"/>
          <w:sz w:val="22"/>
          <w:szCs w:val="22"/>
        </w:rPr>
        <w:t>psychology and the behavioral sciences</w:t>
      </w:r>
      <w:r>
        <w:rPr>
          <w:color w:val="000000" w:themeColor="text1"/>
          <w:sz w:val="22"/>
          <w:szCs w:val="22"/>
        </w:rPr>
        <w:t xml:space="preserve">. </w:t>
      </w:r>
    </w:p>
    <w:p w14:paraId="59C4B4E0" w14:textId="5D44F588" w:rsidR="007D50F8" w:rsidRPr="00017086" w:rsidRDefault="008D7094" w:rsidP="00017086">
      <w:pPr>
        <w:pStyle w:val="Heading2"/>
        <w:rPr>
          <w:szCs w:val="24"/>
        </w:rPr>
      </w:pPr>
      <w:r>
        <w:rPr>
          <w:szCs w:val="24"/>
        </w:rPr>
        <w:t>ITE</w:t>
      </w:r>
      <w:r w:rsidR="00665021">
        <w:rPr>
          <w:szCs w:val="24"/>
        </w:rPr>
        <w:t xml:space="preserve"> c</w:t>
      </w:r>
      <w:r w:rsidR="005423B3">
        <w:rPr>
          <w:szCs w:val="24"/>
        </w:rPr>
        <w:t xml:space="preserve">alculation as a </w:t>
      </w:r>
      <w:r w:rsidR="00665021">
        <w:rPr>
          <w:szCs w:val="24"/>
        </w:rPr>
        <w:t>m</w:t>
      </w:r>
      <w:r w:rsidR="005423B3">
        <w:rPr>
          <w:szCs w:val="24"/>
        </w:rPr>
        <w:t xml:space="preserve">atching </w:t>
      </w:r>
      <w:r w:rsidR="00665021">
        <w:rPr>
          <w:szCs w:val="24"/>
        </w:rPr>
        <w:t>p</w:t>
      </w:r>
      <w:r w:rsidR="005423B3">
        <w:rPr>
          <w:szCs w:val="24"/>
        </w:rPr>
        <w:t>roblem</w:t>
      </w:r>
    </w:p>
    <w:p w14:paraId="22BBB486" w14:textId="6CF36DEB" w:rsidR="007D50F8" w:rsidRPr="00643A3C" w:rsidRDefault="00865C19" w:rsidP="00643A3C">
      <w:pPr>
        <w:spacing w:after="240" w:line="360" w:lineRule="auto"/>
        <w:ind w:firstLine="720"/>
        <w:rPr>
          <w:color w:val="000000" w:themeColor="text1"/>
          <w:sz w:val="22"/>
          <w:szCs w:val="22"/>
        </w:rPr>
      </w:pPr>
      <w:r w:rsidRPr="00865C19">
        <w:rPr>
          <w:color w:val="000000" w:themeColor="text1"/>
          <w:sz w:val="22"/>
          <w:szCs w:val="22"/>
        </w:rPr>
        <w:t xml:space="preserve"> I</w:t>
      </w:r>
      <w:r w:rsidR="003D741C" w:rsidRPr="00865C19">
        <w:rPr>
          <w:color w:val="000000" w:themeColor="text1"/>
          <w:sz w:val="22"/>
          <w:szCs w:val="22"/>
        </w:rPr>
        <w:t>t is helpful to start with the potential outcome framework</w:t>
      </w:r>
      <w:r w:rsidR="00EA793B">
        <w:rPr>
          <w:color w:val="000000" w:themeColor="text1"/>
          <w:sz w:val="22"/>
          <w:szCs w:val="22"/>
        </w:rPr>
        <w:t xml:space="preserve"> </w:t>
      </w:r>
      <w:r w:rsidR="00625F3B">
        <w:rPr>
          <w:color w:val="000000" w:themeColor="text1"/>
          <w:sz w:val="22"/>
          <w:szCs w:val="22"/>
        </w:rPr>
        <w:fldChar w:fldCharType="begin" w:fldLock="1"/>
      </w:r>
      <w:r w:rsidR="00625F3B">
        <w:rPr>
          <w:color w:val="000000" w:themeColor="text1"/>
          <w:sz w:val="22"/>
          <w:szCs w:val="22"/>
        </w:rPr>
        <w:instrText>ADDIN paperpile_citation &lt;clusterId&gt;Z551N817J298H882&lt;/clusterId&gt;&lt;metadata&gt;&lt;citation&gt;&lt;id&gt;ff3c64fc-8a7f-4489-9875-32f6fadc56d6&lt;/id&gt;&lt;/citation&gt;&lt;/metadata&gt;&lt;data&gt;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&lt;/data&gt; \* MERGEFORMAT</w:instrText>
      </w:r>
      <w:r w:rsidR="00625F3B">
        <w:rPr>
          <w:color w:val="000000" w:themeColor="text1"/>
          <w:sz w:val="22"/>
          <w:szCs w:val="22"/>
        </w:rPr>
        <w:fldChar w:fldCharType="separate"/>
      </w:r>
      <w:r w:rsidR="00625F3B">
        <w:rPr>
          <w:noProof/>
          <w:color w:val="000000" w:themeColor="text1"/>
          <w:sz w:val="22"/>
          <w:szCs w:val="22"/>
        </w:rPr>
        <w:t>(D. B. Rubin, 2005)</w:t>
      </w:r>
      <w:r w:rsidR="00625F3B">
        <w:rPr>
          <w:color w:val="000000" w:themeColor="text1"/>
          <w:sz w:val="22"/>
          <w:szCs w:val="22"/>
        </w:rPr>
        <w:fldChar w:fldCharType="end"/>
      </w:r>
      <w:r w:rsidRPr="00865C19">
        <w:rPr>
          <w:color w:val="000000" w:themeColor="text1"/>
          <w:sz w:val="22"/>
          <w:szCs w:val="22"/>
        </w:rPr>
        <w:t>, a theoretical background of GRF</w:t>
      </w:r>
      <w:r w:rsidR="007F52B9">
        <w:rPr>
          <w:color w:val="000000" w:themeColor="text1"/>
          <w:sz w:val="22"/>
          <w:szCs w:val="22"/>
        </w:rPr>
        <w:t xml:space="preserve"> in causal inference</w:t>
      </w:r>
      <w:r w:rsidR="003D741C" w:rsidRPr="00865C19">
        <w:rPr>
          <w:color w:val="000000" w:themeColor="text1"/>
          <w:sz w:val="22"/>
          <w:szCs w:val="22"/>
        </w:rPr>
        <w:t xml:space="preserve">. In this framework, the individual treatment effect for sample </w:t>
      </w:r>
      <m:oMath>
        <m:r>
          <w:rPr>
            <w:rFonts w:ascii="Cambria Math" w:hAnsi="Cambria Math"/>
            <w:color w:val="000000" w:themeColor="text1"/>
            <w:sz w:val="22"/>
            <w:szCs w:val="22"/>
          </w:rPr>
          <m:t>i</m:t>
        </m:r>
      </m:oMath>
      <w:r w:rsidR="003D741C" w:rsidRPr="00865C19">
        <w:rPr>
          <w:color w:val="000000" w:themeColor="text1"/>
          <w:sz w:val="22"/>
          <w:szCs w:val="22"/>
        </w:rPr>
        <w:t xml:space="preserve">, </w:t>
      </w:r>
      <m:oMath>
        <m:sSub>
          <m:sSubPr>
            <m:ctrlPr>
              <w:rPr>
                <w:rFonts w:ascii="Cambria Math" w:hAnsi="Cambria Math"/>
                <w:i/>
                <w:color w:val="000000" w:themeColor="text1"/>
                <w:sz w:val="22"/>
                <w:szCs w:val="22"/>
              </w:rPr>
            </m:ctrlPr>
          </m:sSubPr>
          <m:e>
            <m:r>
              <m:rPr>
                <m:sty m:val="p"/>
              </m:rPr>
              <w:rPr>
                <w:rFonts w:ascii="Cambria Math" w:hAnsi="Cambria Math"/>
                <w:color w:val="000000" w:themeColor="text1"/>
                <w:sz w:val="22"/>
                <w:szCs w:val="22"/>
              </w:rPr>
              <m:t>τ</m:t>
            </m:r>
            <m:ctrlPr>
              <w:rPr>
                <w:rFonts w:ascii="Cambria Math" w:hAnsi="Cambria Math"/>
                <w:color w:val="000000" w:themeColor="text1"/>
                <w:sz w:val="22"/>
                <w:szCs w:val="22"/>
              </w:rPr>
            </m:ctrlPr>
          </m:e>
          <m:sub>
            <m:r>
              <w:rPr>
                <w:rFonts w:ascii="Cambria Math" w:hAnsi="Cambria Math"/>
                <w:color w:val="000000" w:themeColor="text1"/>
                <w:sz w:val="22"/>
                <w:szCs w:val="22"/>
              </w:rPr>
              <m:t>i</m:t>
            </m:r>
          </m:sub>
        </m:sSub>
      </m:oMath>
      <w:r w:rsidR="003D741C" w:rsidRPr="00865C19">
        <w:rPr>
          <w:color w:val="000000" w:themeColor="text1"/>
          <w:sz w:val="22"/>
          <w:szCs w:val="22"/>
        </w:rPr>
        <w:t>, is defined as follows:</w:t>
      </w:r>
    </w:p>
    <w:p w14:paraId="04DB7C3D" w14:textId="62EF9ECA" w:rsidR="003D741C" w:rsidRPr="003D741C" w:rsidRDefault="00000000" w:rsidP="003D741C">
      <w:pPr>
        <w:spacing w:after="240" w:line="360" w:lineRule="auto"/>
        <w:rPr>
          <w:rFonts w:eastAsia="NanumMyeongjo"/>
          <w:color w:val="000000"/>
          <w:sz w:val="22"/>
          <w:szCs w:val="22"/>
        </w:rPr>
      </w:pPr>
      <m:oMathPara>
        <m:oMath>
          <m:eqArr>
            <m:eqArrPr>
              <m:maxDist m:val="1"/>
              <m:ctrlPr>
                <w:rPr>
                  <w:rFonts w:ascii="Cambria Math" w:hAnsi="Cambria Math"/>
                  <w:i/>
                  <w:color w:val="000000"/>
                  <w:sz w:val="22"/>
                  <w:szCs w:val="22"/>
                </w:rPr>
              </m:ctrlPr>
            </m:eqArrPr>
            <m:e>
              <m:sSub>
                <m:sSubPr>
                  <m:ctrlPr>
                    <w:rPr>
                      <w:rFonts w:ascii="Cambria Math" w:hAnsi="Cambria Math"/>
                      <w:i/>
                      <w:color w:val="000000"/>
                      <w:sz w:val="22"/>
                      <w:szCs w:val="22"/>
                    </w:rPr>
                  </m:ctrlPr>
                </m:sSubPr>
                <m:e>
                  <m:r>
                    <w:rPr>
                      <w:rFonts w:ascii="Cambria Math" w:hAnsi="Cambria Math"/>
                      <w:color w:val="000000"/>
                      <w:sz w:val="22"/>
                      <w:szCs w:val="22"/>
                    </w:rPr>
                    <m:t>τ</m:t>
                  </m:r>
                </m:e>
                <m:sub>
                  <m:r>
                    <w:rPr>
                      <w:rFonts w:ascii="Cambria Math" w:hAnsi="Cambria Math"/>
                      <w:color w:val="000000"/>
                      <w:sz w:val="22"/>
                      <w:szCs w:val="22"/>
                    </w:rPr>
                    <m:t>i</m:t>
                  </m:r>
                </m:sub>
              </m:sSub>
              <m:r>
                <w:rPr>
                  <w:rFonts w:ascii="Cambria Math" w:hAnsi="Cambria Math"/>
                  <w:color w:val="000000"/>
                  <w:sz w:val="22"/>
                  <w:szCs w:val="22"/>
                </w:rPr>
                <m:t>=E</m:t>
              </m:r>
              <m:d>
                <m:dPr>
                  <m:begChr m:val="["/>
                  <m:endChr m:val="]"/>
                  <m:ctrlPr>
                    <w:rPr>
                      <w:rFonts w:ascii="Cambria Math" w:hAnsi="Cambria Math"/>
                      <w:i/>
                      <w:color w:val="000000"/>
                      <w:sz w:val="22"/>
                      <w:szCs w:val="22"/>
                    </w:rPr>
                  </m:ctrlPr>
                </m:dPr>
                <m:e>
                  <m:r>
                    <w:rPr>
                      <w:rFonts w:ascii="Cambria Math" w:hAnsi="Cambria Math"/>
                      <w:color w:val="000000"/>
                      <w:sz w:val="22"/>
                      <w:szCs w:val="22"/>
                    </w:rPr>
                    <m:t>Y</m:t>
                  </m:r>
                  <m:d>
                    <m:dPr>
                      <m:ctrlPr>
                        <w:rPr>
                          <w:rFonts w:ascii="Cambria Math" w:hAnsi="Cambria Math"/>
                          <w:i/>
                          <w:color w:val="000000"/>
                          <w:sz w:val="22"/>
                          <w:szCs w:val="22"/>
                        </w:rPr>
                      </m:ctrlPr>
                    </m:dPr>
                    <m:e>
                      <m:r>
                        <w:rPr>
                          <w:rFonts w:ascii="Cambria Math" w:hAnsi="Cambria Math"/>
                          <w:color w:val="000000"/>
                          <w:sz w:val="22"/>
                          <w:szCs w:val="22"/>
                        </w:rPr>
                        <m:t>W=1</m:t>
                      </m:r>
                    </m:e>
                  </m:d>
                  <m:r>
                    <w:rPr>
                      <w:rFonts w:ascii="Cambria Math" w:hAnsi="Cambria Math"/>
                      <w:color w:val="000000"/>
                      <w:sz w:val="22"/>
                      <w:szCs w:val="22"/>
                    </w:rPr>
                    <m:t>-Y</m:t>
                  </m:r>
                  <m:d>
                    <m:dPr>
                      <m:ctrlPr>
                        <w:rPr>
                          <w:rFonts w:ascii="Cambria Math" w:hAnsi="Cambria Math"/>
                          <w:i/>
                          <w:color w:val="000000"/>
                          <w:sz w:val="22"/>
                          <w:szCs w:val="22"/>
                        </w:rPr>
                      </m:ctrlPr>
                    </m:dPr>
                    <m:e>
                      <m:r>
                        <w:rPr>
                          <w:rFonts w:ascii="Cambria Math" w:hAnsi="Cambria Math"/>
                          <w:color w:val="000000"/>
                          <w:sz w:val="22"/>
                          <w:szCs w:val="22"/>
                        </w:rPr>
                        <m:t>W=0</m:t>
                      </m:r>
                    </m:e>
                  </m:d>
                  <m:r>
                    <w:rPr>
                      <w:rFonts w:ascii="Cambria Math" w:hAnsi="Cambria Math"/>
                      <w:color w:val="000000"/>
                      <w:sz w:val="22"/>
                      <w:szCs w:val="22"/>
                    </w:rPr>
                    <m:t xml:space="preserve"> </m:t>
                  </m:r>
                </m:e>
                <m:e>
                  <m:r>
                    <w:rPr>
                      <w:rFonts w:ascii="Cambria Math" w:hAnsi="Cambria Math"/>
                      <w:color w:val="000000"/>
                      <w:sz w:val="22"/>
                      <w:szCs w:val="22"/>
                    </w:rPr>
                    <m:t xml:space="preserve"> X=</m:t>
                  </m:r>
                  <m:sSub>
                    <m:sSubPr>
                      <m:ctrlPr>
                        <w:rPr>
                          <w:rFonts w:ascii="Cambria Math" w:hAnsi="Cambria Math"/>
                          <w:i/>
                          <w:color w:val="000000"/>
                          <w:sz w:val="22"/>
                          <w:szCs w:val="22"/>
                        </w:rPr>
                      </m:ctrlPr>
                    </m:sSubPr>
                    <m:e>
                      <m:r>
                        <w:rPr>
                          <w:rFonts w:ascii="Cambria Math" w:hAnsi="Cambria Math"/>
                          <w:color w:val="000000"/>
                          <w:sz w:val="22"/>
                          <w:szCs w:val="22"/>
                        </w:rPr>
                        <m:t>x</m:t>
                      </m:r>
                    </m:e>
                    <m:sub>
                      <m:r>
                        <w:rPr>
                          <w:rFonts w:ascii="Cambria Math" w:hAnsi="Cambria Math"/>
                          <w:color w:val="000000"/>
                          <w:sz w:val="22"/>
                          <w:szCs w:val="22"/>
                        </w:rPr>
                        <m:t>i</m:t>
                      </m:r>
                    </m:sub>
                  </m:sSub>
                </m:e>
              </m:d>
              <m:r>
                <w:rPr>
                  <w:rFonts w:ascii="Cambria Math" w:hAnsi="Cambria Math"/>
                  <w:color w:val="000000"/>
                  <w:sz w:val="22"/>
                  <w:szCs w:val="22"/>
                </w:rPr>
                <m:t>#</m:t>
              </m:r>
              <m:d>
                <m:dPr>
                  <m:ctrlPr>
                    <w:rPr>
                      <w:rFonts w:ascii="Cambria Math" w:hAnsi="Cambria Math"/>
                      <w:i/>
                      <w:color w:val="000000"/>
                      <w:sz w:val="22"/>
                      <w:szCs w:val="22"/>
                    </w:rPr>
                  </m:ctrlPr>
                </m:dPr>
                <m:e>
                  <m:r>
                    <w:rPr>
                      <w:rFonts w:ascii="Cambria Math" w:hAnsi="Cambria Math"/>
                      <w:color w:val="000000"/>
                      <w:sz w:val="22"/>
                      <w:szCs w:val="22"/>
                    </w:rPr>
                    <m:t>1</m:t>
                  </m:r>
                </m:e>
              </m:d>
            </m:e>
          </m:eqArr>
        </m:oMath>
      </m:oMathPara>
    </w:p>
    <w:p w14:paraId="63331559" w14:textId="7128F817" w:rsidR="003D741C" w:rsidRPr="00490BAE" w:rsidRDefault="003D741C" w:rsidP="003348B9">
      <w:pPr>
        <w:spacing w:after="240" w:line="360" w:lineRule="auto"/>
        <w:rPr>
          <w:color w:val="000000"/>
          <w:sz w:val="22"/>
          <w:szCs w:val="22"/>
        </w:rPr>
      </w:pPr>
      <w:r w:rsidRPr="003D741C">
        <w:rPr>
          <w:color w:val="000000"/>
          <w:sz w:val="22"/>
          <w:szCs w:val="22"/>
        </w:rPr>
        <w:t xml:space="preserve">where </w:t>
      </w:r>
      <m:oMath>
        <m:r>
          <w:rPr>
            <w:rFonts w:ascii="Cambria Math" w:hAnsi="Cambria Math"/>
            <w:color w:val="000000"/>
            <w:sz w:val="22"/>
            <w:szCs w:val="22"/>
          </w:rPr>
          <m:t>Y</m:t>
        </m:r>
      </m:oMath>
      <w:r>
        <w:rPr>
          <w:color w:val="000000"/>
          <w:sz w:val="22"/>
          <w:szCs w:val="22"/>
        </w:rPr>
        <w:t xml:space="preserve"> </w:t>
      </w:r>
      <w:r w:rsidRPr="003D741C">
        <w:rPr>
          <w:color w:val="000000"/>
          <w:sz w:val="22"/>
          <w:szCs w:val="22"/>
        </w:rPr>
        <w:t xml:space="preserve">and </w:t>
      </w:r>
      <m:oMath>
        <m:r>
          <w:rPr>
            <w:rFonts w:ascii="Cambria Math" w:hAnsi="Cambria Math"/>
            <w:color w:val="000000"/>
            <w:sz w:val="22"/>
            <w:szCs w:val="22"/>
          </w:rPr>
          <m:t>W</m:t>
        </m:r>
      </m:oMath>
      <w:r w:rsidRPr="003D741C">
        <w:rPr>
          <w:color w:val="000000"/>
          <w:sz w:val="22"/>
          <w:szCs w:val="22"/>
        </w:rPr>
        <w:t xml:space="preserve"> represent the observed outcome and treatment values, respectively. Also, </w:t>
      </w:r>
      <m:oMath>
        <m:sSub>
          <m:sSubPr>
            <m:ctrlPr>
              <w:rPr>
                <w:rFonts w:ascii="Cambria Math" w:hAnsi="Cambria Math"/>
                <w:i/>
                <w:color w:val="000000"/>
                <w:sz w:val="22"/>
                <w:szCs w:val="22"/>
              </w:rPr>
            </m:ctrlPr>
          </m:sSubPr>
          <m:e>
            <m:r>
              <w:rPr>
                <w:rFonts w:ascii="Cambria Math" w:hAnsi="Cambria Math"/>
                <w:color w:val="000000"/>
                <w:sz w:val="22"/>
                <w:szCs w:val="22"/>
              </w:rPr>
              <m:t>x</m:t>
            </m:r>
          </m:e>
          <m:sub>
            <m:r>
              <w:rPr>
                <w:rFonts w:ascii="Cambria Math" w:hAnsi="Cambria Math"/>
                <w:color w:val="000000"/>
                <w:sz w:val="22"/>
                <w:szCs w:val="22"/>
              </w:rPr>
              <m:t>i</m:t>
            </m:r>
          </m:sub>
        </m:sSub>
      </m:oMath>
      <w:r>
        <w:rPr>
          <w:color w:val="000000"/>
          <w:sz w:val="22"/>
          <w:szCs w:val="22"/>
        </w:rPr>
        <w:t xml:space="preserve"> </w:t>
      </w:r>
      <w:r w:rsidRPr="003D741C">
        <w:rPr>
          <w:color w:val="000000"/>
          <w:sz w:val="22"/>
          <w:szCs w:val="22"/>
        </w:rPr>
        <w:t>is the covariate</w:t>
      </w:r>
      <w:r w:rsidR="00865C19" w:rsidRPr="004107E9">
        <w:rPr>
          <w:rStyle w:val="FootnoteReference"/>
          <w:b/>
          <w:bCs/>
          <w:color w:val="000000"/>
          <w:sz w:val="22"/>
          <w:szCs w:val="22"/>
        </w:rPr>
        <w:footnoteReference w:id="2"/>
      </w:r>
      <w:r w:rsidRPr="003D741C">
        <w:rPr>
          <w:color w:val="000000"/>
          <w:sz w:val="22"/>
          <w:szCs w:val="22"/>
        </w:rPr>
        <w:t xml:space="preserve"> set for sample</w:t>
      </w:r>
      <w:r>
        <w:rPr>
          <w:color w:val="000000"/>
          <w:sz w:val="22"/>
          <w:szCs w:val="22"/>
        </w:rPr>
        <w:t xml:space="preserve"> </w:t>
      </w:r>
      <m:oMath>
        <m:r>
          <w:rPr>
            <w:rFonts w:ascii="Cambria Math" w:hAnsi="Cambria Math"/>
            <w:color w:val="000000"/>
            <w:sz w:val="22"/>
            <w:szCs w:val="22"/>
          </w:rPr>
          <m:t>i</m:t>
        </m:r>
      </m:oMath>
      <w:r w:rsidRPr="003D741C">
        <w:rPr>
          <w:color w:val="000000"/>
          <w:sz w:val="22"/>
          <w:szCs w:val="22"/>
        </w:rPr>
        <w:t xml:space="preserve">. </w:t>
      </w:r>
      <w:r w:rsidR="00C441D3">
        <w:rPr>
          <w:color w:val="000000"/>
          <w:sz w:val="22"/>
          <w:szCs w:val="22"/>
        </w:rPr>
        <w:t>Ho</w:t>
      </w:r>
      <w:r w:rsidR="00B349F2" w:rsidRPr="00B349F2">
        <w:rPr>
          <w:color w:val="000000"/>
          <w:sz w:val="22"/>
          <w:szCs w:val="22"/>
        </w:rPr>
        <w:t>wever, we cannot observe both potential outcomes (W = 1 and W = 0) for the same individual. Only one is realized, a limitation known as the “fundamental problem of causal inference”</w:t>
      </w:r>
      <w:r w:rsidR="00EA793B">
        <w:rPr>
          <w:color w:val="000000"/>
          <w:sz w:val="22"/>
          <w:szCs w:val="22"/>
        </w:rPr>
        <w:t xml:space="preserve"> </w:t>
      </w:r>
      <w:r w:rsidR="00625F3B">
        <w:rPr>
          <w:color w:val="000000"/>
          <w:sz w:val="22"/>
          <w:szCs w:val="22"/>
        </w:rPr>
        <w:fldChar w:fldCharType="begin" w:fldLock="1"/>
      </w:r>
      <w:r w:rsidR="00625F3B">
        <w:rPr>
          <w:color w:val="000000"/>
          <w:sz w:val="22"/>
          <w:szCs w:val="22"/>
        </w:rPr>
        <w:instrText>ADDIN paperpile_citation &lt;clusterId&gt;H123V491R861O574&lt;/clusterId&gt;&lt;metadata&gt;&lt;citation&gt;&lt;id&gt;8af3c1e2-bdc0-4c03-9f2e-94f7746d3173&lt;/id&gt;&lt;/citation&gt;&lt;/metadata&gt;&lt;data&gt;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&lt;/data&gt; \* MERGEFORMAT</w:instrText>
      </w:r>
      <w:r w:rsidR="00625F3B">
        <w:rPr>
          <w:color w:val="000000"/>
          <w:sz w:val="22"/>
          <w:szCs w:val="22"/>
        </w:rPr>
        <w:fldChar w:fldCharType="separate"/>
      </w:r>
      <w:r w:rsidR="00625F3B">
        <w:rPr>
          <w:noProof/>
          <w:color w:val="000000"/>
          <w:sz w:val="22"/>
          <w:szCs w:val="22"/>
        </w:rPr>
        <w:t>(Holland, 1986)</w:t>
      </w:r>
      <w:r w:rsidR="00625F3B">
        <w:rPr>
          <w:color w:val="000000"/>
          <w:sz w:val="22"/>
          <w:szCs w:val="22"/>
        </w:rPr>
        <w:fldChar w:fldCharType="end"/>
      </w:r>
      <w:r w:rsidR="00490BAE">
        <w:rPr>
          <w:rFonts w:hint="eastAsia"/>
          <w:color w:val="000000"/>
          <w:sz w:val="22"/>
          <w:szCs w:val="22"/>
        </w:rPr>
        <w:t>.</w:t>
      </w:r>
      <w:r w:rsidR="003348B9">
        <w:rPr>
          <w:color w:val="000000"/>
          <w:sz w:val="22"/>
          <w:szCs w:val="22"/>
        </w:rPr>
        <w:t xml:space="preserve"> Here, </w:t>
      </w:r>
      <w:r w:rsidR="003348B9">
        <w:rPr>
          <w:color w:val="000000" w:themeColor="text1"/>
          <w:sz w:val="22"/>
          <w:szCs w:val="22"/>
        </w:rPr>
        <w:t>t</w:t>
      </w:r>
      <w:r w:rsidRPr="47244701">
        <w:rPr>
          <w:color w:val="000000" w:themeColor="text1"/>
          <w:sz w:val="22"/>
          <w:szCs w:val="22"/>
        </w:rPr>
        <w:t>wo causal assumption</w:t>
      </w:r>
      <w:r w:rsidR="005423B3" w:rsidRPr="47244701">
        <w:rPr>
          <w:color w:val="000000" w:themeColor="text1"/>
          <w:sz w:val="22"/>
          <w:szCs w:val="22"/>
        </w:rPr>
        <w:t>s</w:t>
      </w:r>
      <w:r w:rsidRPr="47244701">
        <w:rPr>
          <w:color w:val="000000" w:themeColor="text1"/>
          <w:sz w:val="22"/>
          <w:szCs w:val="22"/>
        </w:rPr>
        <w:t xml:space="preserve">, </w:t>
      </w:r>
      <w:proofErr w:type="spellStart"/>
      <w:r w:rsidRPr="47244701">
        <w:rPr>
          <w:color w:val="000000" w:themeColor="text1"/>
          <w:sz w:val="22"/>
          <w:szCs w:val="22"/>
        </w:rPr>
        <w:t>unconfoundedness</w:t>
      </w:r>
      <w:proofErr w:type="spellEnd"/>
      <w:r w:rsidRPr="47244701">
        <w:rPr>
          <w:color w:val="000000" w:themeColor="text1"/>
          <w:sz w:val="22"/>
          <w:szCs w:val="22"/>
        </w:rPr>
        <w:t xml:space="preserve"> and overlap, can address this issue. </w:t>
      </w:r>
      <w:proofErr w:type="spellStart"/>
      <w:r w:rsidRPr="47244701">
        <w:rPr>
          <w:color w:val="000000" w:themeColor="text1"/>
          <w:sz w:val="22"/>
          <w:szCs w:val="22"/>
        </w:rPr>
        <w:t>Unconfoundedness</w:t>
      </w:r>
      <w:proofErr w:type="spellEnd"/>
      <w:r w:rsidRPr="47244701">
        <w:rPr>
          <w:color w:val="000000" w:themeColor="text1"/>
          <w:sz w:val="22"/>
          <w:szCs w:val="22"/>
        </w:rPr>
        <w:t xml:space="preserve"> assumes that treatment assignment is based only on observed variables</w:t>
      </w:r>
      <w:r w:rsidR="00EA793B">
        <w:rPr>
          <w:color w:val="000000" w:themeColor="text1"/>
          <w:sz w:val="22"/>
          <w:szCs w:val="22"/>
        </w:rPr>
        <w:t xml:space="preserve"> </w:t>
      </w:r>
      <w:r w:rsidR="00625F3B">
        <w:rPr>
          <w:color w:val="000000" w:themeColor="text1"/>
          <w:sz w:val="22"/>
          <w:szCs w:val="22"/>
        </w:rPr>
        <w:fldChar w:fldCharType="begin" w:fldLock="1"/>
      </w:r>
      <w:r w:rsidR="00625F3B">
        <w:rPr>
          <w:color w:val="000000" w:themeColor="text1"/>
          <w:sz w:val="22"/>
          <w:szCs w:val="22"/>
        </w:rPr>
        <w:instrText>ADDIN paperpile_citation &lt;clusterId&gt;V613C969Y451V174&lt;/clusterId&gt;&lt;metadata&gt;&lt;citation&gt;&lt;id&gt;4d3c89ff-1f0e-4629-adbd-d222bc69877e&lt;/id&gt;&lt;/citation&gt;&lt;/metadata&gt;&lt;data&gt;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&lt;/data&gt; \* MERGEFORMAT</w:instrText>
      </w:r>
      <w:r w:rsidR="00625F3B">
        <w:rPr>
          <w:color w:val="000000" w:themeColor="text1"/>
          <w:sz w:val="22"/>
          <w:szCs w:val="22"/>
        </w:rPr>
        <w:fldChar w:fldCharType="separate"/>
      </w:r>
      <w:r w:rsidR="00625F3B">
        <w:rPr>
          <w:noProof/>
          <w:color w:val="000000" w:themeColor="text1"/>
          <w:sz w:val="22"/>
          <w:szCs w:val="22"/>
        </w:rPr>
        <w:t>(D. Rubin, 1978)</w:t>
      </w:r>
      <w:r w:rsidR="00625F3B">
        <w:rPr>
          <w:color w:val="000000" w:themeColor="text1"/>
          <w:sz w:val="22"/>
          <w:szCs w:val="22"/>
        </w:rPr>
        <w:fldChar w:fldCharType="end"/>
      </w:r>
      <w:r w:rsidR="00490BAE">
        <w:rPr>
          <w:rFonts w:hint="eastAsia"/>
          <w:color w:val="000000" w:themeColor="text1"/>
          <w:sz w:val="22"/>
          <w:szCs w:val="22"/>
        </w:rPr>
        <w:t xml:space="preserve">, </w:t>
      </w:r>
      <w:r w:rsidRPr="47244701">
        <w:rPr>
          <w:color w:val="000000" w:themeColor="text1"/>
          <w:sz w:val="22"/>
          <w:szCs w:val="22"/>
        </w:rPr>
        <w:t>and overlap ensures that every unit has a positive chance of receiving each treatment</w:t>
      </w:r>
      <w:r w:rsidR="00EA793B">
        <w:rPr>
          <w:color w:val="000000" w:themeColor="text1"/>
          <w:sz w:val="22"/>
          <w:szCs w:val="22"/>
        </w:rPr>
        <w:t xml:space="preserve"> </w:t>
      </w:r>
      <w:r w:rsidR="00625F3B">
        <w:rPr>
          <w:color w:val="000000" w:themeColor="text1"/>
          <w:sz w:val="22"/>
          <w:szCs w:val="22"/>
        </w:rPr>
        <w:fldChar w:fldCharType="begin" w:fldLock="1"/>
      </w:r>
      <w:r w:rsidR="00625F3B">
        <w:rPr>
          <w:color w:val="000000" w:themeColor="text1"/>
          <w:sz w:val="22"/>
          <w:szCs w:val="22"/>
        </w:rPr>
        <w:instrText>ADDIN paperpile_citation &lt;clusterId&gt;M638A986P476M199&lt;/clusterId&gt;&lt;metadata&gt;&lt;citation&gt;&lt;id&gt;cd0c7c65-83f3-4e3f-89bc-2bcf95cb3d55&lt;/id&gt;&lt;/citation&gt;&lt;/metadata&gt;&lt;data&gt;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&lt;/data&gt; \* MERGEFORMAT</w:instrText>
      </w:r>
      <w:r w:rsidR="00625F3B">
        <w:rPr>
          <w:color w:val="000000" w:themeColor="text1"/>
          <w:sz w:val="22"/>
          <w:szCs w:val="22"/>
        </w:rPr>
        <w:fldChar w:fldCharType="separate"/>
      </w:r>
      <w:r w:rsidR="00625F3B">
        <w:rPr>
          <w:noProof/>
          <w:color w:val="000000" w:themeColor="text1"/>
          <w:sz w:val="22"/>
          <w:szCs w:val="22"/>
        </w:rPr>
        <w:t>(Rosenbaum &amp; Rubin, 1983)</w:t>
      </w:r>
      <w:r w:rsidR="00625F3B">
        <w:rPr>
          <w:color w:val="000000" w:themeColor="text1"/>
          <w:sz w:val="22"/>
          <w:szCs w:val="22"/>
        </w:rPr>
        <w:fldChar w:fldCharType="end"/>
      </w:r>
      <w:r w:rsidR="00490BAE">
        <w:rPr>
          <w:rFonts w:hint="eastAsia"/>
          <w:color w:val="000000" w:themeColor="text1"/>
          <w:sz w:val="22"/>
          <w:szCs w:val="22"/>
        </w:rPr>
        <w:t>.</w:t>
      </w:r>
      <w:r w:rsidRPr="47244701">
        <w:rPr>
          <w:color w:val="000000" w:themeColor="text1"/>
          <w:sz w:val="22"/>
          <w:szCs w:val="22"/>
        </w:rPr>
        <w:t xml:space="preserve"> When these assumptions are met, equation (1) can be </w:t>
      </w:r>
      <w:r w:rsidR="704DBDD2" w:rsidRPr="47244701">
        <w:rPr>
          <w:color w:val="000000" w:themeColor="text1"/>
          <w:sz w:val="22"/>
          <w:szCs w:val="22"/>
        </w:rPr>
        <w:t xml:space="preserve">mathematically </w:t>
      </w:r>
      <w:r w:rsidRPr="47244701">
        <w:rPr>
          <w:color w:val="000000" w:themeColor="text1"/>
          <w:sz w:val="22"/>
          <w:szCs w:val="22"/>
        </w:rPr>
        <w:t>rewritten in the following form that is identifiable in observational studies</w:t>
      </w:r>
      <w:r w:rsidR="00EA793B">
        <w:rPr>
          <w:color w:val="000000"/>
          <w:sz w:val="22"/>
          <w:szCs w:val="22"/>
        </w:rPr>
        <w:t xml:space="preserve"> </w:t>
      </w:r>
      <w:r w:rsidR="00625F3B">
        <w:rPr>
          <w:color w:val="000000"/>
          <w:sz w:val="22"/>
          <w:szCs w:val="22"/>
        </w:rPr>
        <w:fldChar w:fldCharType="begin" w:fldLock="1"/>
      </w:r>
      <w:r w:rsidR="00625F3B">
        <w:rPr>
          <w:color w:val="000000"/>
          <w:sz w:val="22"/>
          <w:szCs w:val="22"/>
        </w:rPr>
        <w:instrText>ADDIN paperpile_citation &lt;clusterId&gt;B531P618E398I983&lt;/clusterId&gt;&lt;metadata&gt;&lt;citation&gt;&lt;id&gt;cd0c7c65-83f3-4e3f-89bc-2bcf95cb3d55&lt;/id&gt;&lt;/citation&gt;&lt;/metadata&gt;&lt;data&gt;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&lt;/data&gt; \* MERGEFORMAT</w:instrText>
      </w:r>
      <w:r w:rsidR="00625F3B">
        <w:rPr>
          <w:color w:val="000000"/>
          <w:sz w:val="22"/>
          <w:szCs w:val="22"/>
        </w:rPr>
        <w:fldChar w:fldCharType="separate"/>
      </w:r>
      <w:r w:rsidR="00625F3B">
        <w:rPr>
          <w:noProof/>
          <w:color w:val="000000"/>
          <w:sz w:val="22"/>
          <w:szCs w:val="22"/>
        </w:rPr>
        <w:t>(Rosenbaum &amp; Rubin, 1983)</w:t>
      </w:r>
      <w:r w:rsidR="00625F3B">
        <w:rPr>
          <w:color w:val="000000"/>
          <w:sz w:val="22"/>
          <w:szCs w:val="22"/>
        </w:rPr>
        <w:fldChar w:fldCharType="end"/>
      </w:r>
      <w:r w:rsidR="00490BAE">
        <w:rPr>
          <w:rFonts w:hint="eastAsia"/>
          <w:color w:val="000000"/>
          <w:sz w:val="22"/>
          <w:szCs w:val="22"/>
        </w:rPr>
        <w:t>:</w:t>
      </w:r>
    </w:p>
    <w:p w14:paraId="772AE687" w14:textId="5E645727" w:rsidR="00823AEE" w:rsidRPr="00823AEE" w:rsidRDefault="00000000" w:rsidP="00823AEE">
      <w:pPr>
        <w:spacing w:after="240" w:line="360" w:lineRule="auto"/>
        <w:rPr>
          <w:rFonts w:eastAsia="NanumMyeongjo"/>
          <w:color w:val="000000"/>
          <w:sz w:val="22"/>
          <w:szCs w:val="22"/>
        </w:rPr>
      </w:pPr>
      <m:oMathPara>
        <m:oMath>
          <m:eqArr>
            <m:eqArrPr>
              <m:maxDist m:val="1"/>
              <m:ctrlPr>
                <w:rPr>
                  <w:rFonts w:ascii="Cambria Math" w:hAnsi="Cambria Math"/>
                  <w:i/>
                  <w:color w:val="000000"/>
                  <w:sz w:val="22"/>
                  <w:szCs w:val="22"/>
                </w:rPr>
              </m:ctrlPr>
            </m:eqArrPr>
            <m:e>
              <m:sSub>
                <m:sSubPr>
                  <m:ctrlPr>
                    <w:rPr>
                      <w:rFonts w:ascii="Cambria Math" w:hAnsi="Cambria Math"/>
                      <w:i/>
                      <w:color w:val="000000"/>
                      <w:sz w:val="22"/>
                      <w:szCs w:val="22"/>
                    </w:rPr>
                  </m:ctrlPr>
                </m:sSubPr>
                <m:e>
                  <m:r>
                    <w:rPr>
                      <w:rFonts w:ascii="Cambria Math" w:hAnsi="Cambria Math"/>
                      <w:color w:val="000000"/>
                      <w:sz w:val="22"/>
                      <w:szCs w:val="22"/>
                    </w:rPr>
                    <m:t>τ</m:t>
                  </m:r>
                </m:e>
                <m:sub>
                  <m:r>
                    <w:rPr>
                      <w:rFonts w:ascii="Cambria Math" w:hAnsi="Cambria Math"/>
                      <w:color w:val="000000"/>
                      <w:sz w:val="22"/>
                      <w:szCs w:val="22"/>
                    </w:rPr>
                    <m:t>i</m:t>
                  </m:r>
                </m:sub>
              </m:sSub>
              <m:r>
                <w:rPr>
                  <w:rFonts w:ascii="Cambria Math" w:hAnsi="Cambria Math"/>
                  <w:color w:val="000000"/>
                  <w:sz w:val="22"/>
                  <w:szCs w:val="22"/>
                </w:rPr>
                <m:t>=E</m:t>
              </m:r>
              <m:d>
                <m:dPr>
                  <m:begChr m:val="["/>
                  <m:endChr m:val="]"/>
                  <m:ctrlPr>
                    <w:rPr>
                      <w:rFonts w:ascii="Cambria Math" w:hAnsi="Cambria Math"/>
                      <w:i/>
                      <w:color w:val="000000"/>
                      <w:sz w:val="22"/>
                      <w:szCs w:val="22"/>
                    </w:rPr>
                  </m:ctrlPr>
                </m:dPr>
                <m:e>
                  <m:r>
                    <w:rPr>
                      <w:rFonts w:ascii="Cambria Math" w:hAnsi="Cambria Math"/>
                      <w:color w:val="000000"/>
                      <w:sz w:val="22"/>
                      <w:szCs w:val="22"/>
                    </w:rPr>
                    <m:t>Y</m:t>
                  </m:r>
                  <m:d>
                    <m:dPr>
                      <m:ctrlPr>
                        <w:rPr>
                          <w:rFonts w:ascii="Cambria Math" w:hAnsi="Cambria Math"/>
                          <w:i/>
                          <w:color w:val="000000"/>
                          <w:sz w:val="22"/>
                          <w:szCs w:val="22"/>
                        </w:rPr>
                      </m:ctrlPr>
                    </m:dPr>
                    <m:e>
                      <m:r>
                        <w:rPr>
                          <w:rFonts w:ascii="Cambria Math" w:hAnsi="Cambria Math"/>
                          <w:color w:val="000000"/>
                          <w:sz w:val="22"/>
                          <w:szCs w:val="22"/>
                        </w:rPr>
                        <m:t xml:space="preserve">W=1 </m:t>
                      </m:r>
                    </m:e>
                    <m:e>
                      <m:r>
                        <w:rPr>
                          <w:rFonts w:ascii="Cambria Math" w:hAnsi="Cambria Math"/>
                          <w:color w:val="000000"/>
                          <w:sz w:val="22"/>
                          <w:szCs w:val="22"/>
                        </w:rPr>
                        <m:t xml:space="preserve"> X=</m:t>
                      </m:r>
                      <m:sSub>
                        <m:sSubPr>
                          <m:ctrlPr>
                            <w:rPr>
                              <w:rFonts w:ascii="Cambria Math" w:hAnsi="Cambria Math"/>
                              <w:i/>
                              <w:color w:val="000000"/>
                              <w:sz w:val="22"/>
                              <w:szCs w:val="22"/>
                            </w:rPr>
                          </m:ctrlPr>
                        </m:sSubPr>
                        <m:e>
                          <m:r>
                            <w:rPr>
                              <w:rFonts w:ascii="Cambria Math" w:hAnsi="Cambria Math"/>
                              <w:color w:val="000000"/>
                              <w:sz w:val="22"/>
                              <w:szCs w:val="22"/>
                            </w:rPr>
                            <m:t>x</m:t>
                          </m:r>
                        </m:e>
                        <m:sub>
                          <m:r>
                            <w:rPr>
                              <w:rFonts w:ascii="Cambria Math" w:hAnsi="Cambria Math"/>
                              <w:color w:val="000000"/>
                              <w:sz w:val="22"/>
                              <w:szCs w:val="22"/>
                            </w:rPr>
                            <m:t>i</m:t>
                          </m:r>
                        </m:sub>
                      </m:sSub>
                    </m:e>
                  </m:d>
                </m:e>
              </m:d>
              <m:r>
                <w:rPr>
                  <w:rFonts w:ascii="Cambria Math" w:hAnsi="Cambria Math"/>
                  <w:color w:val="000000"/>
                  <w:sz w:val="22"/>
                  <w:szCs w:val="22"/>
                </w:rPr>
                <m:t>-E</m:t>
              </m:r>
              <m:d>
                <m:dPr>
                  <m:begChr m:val="["/>
                  <m:endChr m:val="]"/>
                  <m:ctrlPr>
                    <w:rPr>
                      <w:rFonts w:ascii="Cambria Math" w:hAnsi="Cambria Math"/>
                      <w:i/>
                      <w:color w:val="000000"/>
                      <w:sz w:val="22"/>
                      <w:szCs w:val="22"/>
                    </w:rPr>
                  </m:ctrlPr>
                </m:dPr>
                <m:e>
                  <m:r>
                    <w:rPr>
                      <w:rFonts w:ascii="Cambria Math" w:hAnsi="Cambria Math"/>
                      <w:color w:val="000000"/>
                      <w:sz w:val="22"/>
                      <w:szCs w:val="22"/>
                    </w:rPr>
                    <m:t>Y</m:t>
                  </m:r>
                  <m:d>
                    <m:dPr>
                      <m:ctrlPr>
                        <w:rPr>
                          <w:rFonts w:ascii="Cambria Math" w:hAnsi="Cambria Math"/>
                          <w:i/>
                          <w:color w:val="000000"/>
                          <w:sz w:val="22"/>
                          <w:szCs w:val="22"/>
                        </w:rPr>
                      </m:ctrlPr>
                    </m:dPr>
                    <m:e>
                      <m:r>
                        <w:rPr>
                          <w:rFonts w:ascii="Cambria Math" w:hAnsi="Cambria Math"/>
                          <w:color w:val="000000"/>
                          <w:sz w:val="22"/>
                          <w:szCs w:val="22"/>
                        </w:rPr>
                        <m:t xml:space="preserve">W=0 </m:t>
                      </m:r>
                    </m:e>
                    <m:e>
                      <m:r>
                        <w:rPr>
                          <w:rFonts w:ascii="Cambria Math" w:hAnsi="Cambria Math"/>
                          <w:color w:val="000000"/>
                          <w:sz w:val="22"/>
                          <w:szCs w:val="22"/>
                        </w:rPr>
                        <m:t xml:space="preserve"> X=</m:t>
                      </m:r>
                      <m:sSub>
                        <m:sSubPr>
                          <m:ctrlPr>
                            <w:rPr>
                              <w:rFonts w:ascii="Cambria Math" w:hAnsi="Cambria Math"/>
                              <w:i/>
                              <w:color w:val="000000"/>
                              <w:sz w:val="22"/>
                              <w:szCs w:val="22"/>
                            </w:rPr>
                          </m:ctrlPr>
                        </m:sSubPr>
                        <m:e>
                          <m:r>
                            <w:rPr>
                              <w:rFonts w:ascii="Cambria Math" w:hAnsi="Cambria Math"/>
                              <w:color w:val="000000"/>
                              <w:sz w:val="22"/>
                              <w:szCs w:val="22"/>
                            </w:rPr>
                            <m:t>x</m:t>
                          </m:r>
                        </m:e>
                        <m:sub>
                          <m:r>
                            <w:rPr>
                              <w:rFonts w:ascii="Cambria Math" w:hAnsi="Cambria Math"/>
                              <w:color w:val="000000"/>
                              <w:sz w:val="22"/>
                              <w:szCs w:val="22"/>
                            </w:rPr>
                            <m:t>i</m:t>
                          </m:r>
                        </m:sub>
                      </m:sSub>
                    </m:e>
                  </m:d>
                </m:e>
              </m:d>
              <m:r>
                <w:rPr>
                  <w:rFonts w:ascii="Cambria Math" w:hAnsi="Cambria Math"/>
                  <w:color w:val="000000"/>
                  <w:sz w:val="22"/>
                  <w:szCs w:val="22"/>
                </w:rPr>
                <m:t>#</m:t>
              </m:r>
              <m:d>
                <m:dPr>
                  <m:ctrlPr>
                    <w:rPr>
                      <w:rFonts w:ascii="Cambria Math" w:hAnsi="Cambria Math"/>
                      <w:i/>
                      <w:color w:val="000000"/>
                      <w:sz w:val="22"/>
                      <w:szCs w:val="22"/>
                    </w:rPr>
                  </m:ctrlPr>
                </m:dPr>
                <m:e>
                  <m:r>
                    <w:rPr>
                      <w:rFonts w:ascii="Cambria Math" w:hAnsi="Cambria Math"/>
                      <w:color w:val="000000"/>
                      <w:sz w:val="22"/>
                      <w:szCs w:val="22"/>
                    </w:rPr>
                    <m:t>2</m:t>
                  </m:r>
                </m:e>
              </m:d>
            </m:e>
          </m:eqArr>
        </m:oMath>
      </m:oMathPara>
    </w:p>
    <w:p w14:paraId="7F8C6764" w14:textId="3F286089" w:rsidR="005423B3" w:rsidRPr="003348B9" w:rsidRDefault="003D741C" w:rsidP="003348B9">
      <w:pPr>
        <w:spacing w:after="240" w:line="360" w:lineRule="auto"/>
        <w:ind w:firstLine="720"/>
        <w:rPr>
          <w:sz w:val="22"/>
          <w:szCs w:val="22"/>
        </w:rPr>
      </w:pPr>
      <w:r w:rsidRPr="003D741C">
        <w:rPr>
          <w:sz w:val="22"/>
          <w:szCs w:val="22"/>
        </w:rPr>
        <w:lastRenderedPageBreak/>
        <w:t xml:space="preserve">Hence, </w:t>
      </w:r>
      <w:r w:rsidR="003348B9">
        <w:rPr>
          <w:sz w:val="22"/>
          <w:szCs w:val="22"/>
        </w:rPr>
        <w:t xml:space="preserve">to calculate an ITE of sample </w:t>
      </w:r>
      <m:oMath>
        <m:r>
          <w:rPr>
            <w:rFonts w:ascii="Cambria Math" w:hAnsi="Cambria Math"/>
            <w:sz w:val="22"/>
            <w:szCs w:val="22"/>
          </w:rPr>
          <m:t>i</m:t>
        </m:r>
      </m:oMath>
      <w:r w:rsidR="003348B9">
        <w:rPr>
          <w:sz w:val="22"/>
          <w:szCs w:val="22"/>
        </w:rPr>
        <w:t xml:space="preserve">, </w:t>
      </w:r>
      <w:r w:rsidRPr="003D741C">
        <w:rPr>
          <w:sz w:val="22"/>
          <w:szCs w:val="22"/>
        </w:rPr>
        <w:t xml:space="preserve">samples that display the most </w:t>
      </w:r>
      <w:r w:rsidR="007F52B9">
        <w:rPr>
          <w:sz w:val="22"/>
          <w:szCs w:val="22"/>
        </w:rPr>
        <w:t>similar</w:t>
      </w:r>
      <w:r w:rsidRPr="003D741C">
        <w:rPr>
          <w:sz w:val="22"/>
          <w:szCs w:val="22"/>
        </w:rPr>
        <w:t xml:space="preserve"> covariate profile to </w:t>
      </w:r>
      <m:oMath>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i</m:t>
            </m:r>
          </m:sub>
        </m:sSub>
      </m:oMath>
      <w:r w:rsidR="003348B9">
        <w:rPr>
          <w:sz w:val="22"/>
          <w:szCs w:val="22"/>
        </w:rPr>
        <w:t xml:space="preserve"> </w:t>
      </w:r>
      <w:r w:rsidRPr="003D741C">
        <w:rPr>
          <w:sz w:val="22"/>
          <w:szCs w:val="22"/>
        </w:rPr>
        <w:t>need to be chosen from the treated and</w:t>
      </w:r>
      <w:r w:rsidR="00F84087">
        <w:rPr>
          <w:sz w:val="22"/>
          <w:szCs w:val="22"/>
        </w:rPr>
        <w:t xml:space="preserve"> un</w:t>
      </w:r>
      <w:r w:rsidRPr="003D741C">
        <w:rPr>
          <w:sz w:val="22"/>
          <w:szCs w:val="22"/>
        </w:rPr>
        <w:t>treated samples (</w:t>
      </w:r>
      <m:oMath>
        <m:sSubSup>
          <m:sSubSupPr>
            <m:ctrlPr>
              <w:rPr>
                <w:rFonts w:ascii="Cambria Math" w:hAnsi="Cambria Math"/>
                <w:i/>
                <w:sz w:val="22"/>
                <w:szCs w:val="22"/>
              </w:rPr>
            </m:ctrlPr>
          </m:sSubSupPr>
          <m:e>
            <m:r>
              <w:rPr>
                <w:rFonts w:ascii="Cambria Math" w:hAnsi="Cambria Math"/>
                <w:sz w:val="22"/>
                <w:szCs w:val="22"/>
              </w:rPr>
              <m:t>S</m:t>
            </m:r>
          </m:e>
          <m:sub>
            <m:r>
              <w:rPr>
                <w:rFonts w:ascii="Cambria Math" w:hAnsi="Cambria Math"/>
                <w:sz w:val="22"/>
                <w:szCs w:val="22"/>
              </w:rPr>
              <m:t>i</m:t>
            </m:r>
          </m:sub>
          <m:sup>
            <m:d>
              <m:dPr>
                <m:ctrlPr>
                  <w:rPr>
                    <w:rFonts w:ascii="Cambria Math" w:hAnsi="Cambria Math"/>
                    <w:i/>
                    <w:sz w:val="22"/>
                    <w:szCs w:val="22"/>
                  </w:rPr>
                </m:ctrlPr>
              </m:dPr>
              <m:e>
                <m:r>
                  <w:rPr>
                    <w:rFonts w:ascii="Cambria Math" w:hAnsi="Cambria Math"/>
                    <w:sz w:val="22"/>
                    <w:szCs w:val="22"/>
                  </w:rPr>
                  <m:t>1</m:t>
                </m:r>
              </m:e>
            </m:d>
          </m:sup>
        </m:sSubSup>
      </m:oMath>
      <w:r w:rsidR="00EA40AA">
        <w:rPr>
          <w:sz w:val="22"/>
          <w:szCs w:val="22"/>
        </w:rPr>
        <w:t xml:space="preserve"> </w:t>
      </w:r>
      <w:r w:rsidRPr="003D741C">
        <w:rPr>
          <w:sz w:val="22"/>
          <w:szCs w:val="22"/>
        </w:rPr>
        <w:t xml:space="preserve">and </w:t>
      </w:r>
      <m:oMath>
        <m:sSubSup>
          <m:sSubSupPr>
            <m:ctrlPr>
              <w:rPr>
                <w:rFonts w:ascii="Cambria Math" w:hAnsi="Cambria Math"/>
                <w:i/>
                <w:sz w:val="22"/>
                <w:szCs w:val="22"/>
              </w:rPr>
            </m:ctrlPr>
          </m:sSubSupPr>
          <m:e>
            <m:r>
              <w:rPr>
                <w:rFonts w:ascii="Cambria Math" w:hAnsi="Cambria Math"/>
                <w:sz w:val="22"/>
                <w:szCs w:val="22"/>
              </w:rPr>
              <m:t>S</m:t>
            </m:r>
          </m:e>
          <m:sub>
            <m:r>
              <w:rPr>
                <w:rFonts w:ascii="Cambria Math" w:hAnsi="Cambria Math"/>
                <w:sz w:val="22"/>
                <w:szCs w:val="22"/>
              </w:rPr>
              <m:t>i</m:t>
            </m:r>
          </m:sub>
          <m:sup>
            <m:d>
              <m:dPr>
                <m:ctrlPr>
                  <w:rPr>
                    <w:rFonts w:ascii="Cambria Math" w:hAnsi="Cambria Math"/>
                    <w:i/>
                    <w:sz w:val="22"/>
                    <w:szCs w:val="22"/>
                  </w:rPr>
                </m:ctrlPr>
              </m:dPr>
              <m:e>
                <m:r>
                  <w:rPr>
                    <w:rFonts w:ascii="Cambria Math" w:hAnsi="Cambria Math"/>
                    <w:sz w:val="22"/>
                    <w:szCs w:val="22"/>
                  </w:rPr>
                  <m:t>0</m:t>
                </m:r>
              </m:e>
            </m:d>
          </m:sup>
        </m:sSubSup>
      </m:oMath>
      <w:r w:rsidR="00EA40AA">
        <w:rPr>
          <w:sz w:val="22"/>
          <w:szCs w:val="22"/>
        </w:rPr>
        <w:t xml:space="preserve">, </w:t>
      </w:r>
      <w:r w:rsidRPr="003D741C">
        <w:rPr>
          <w:sz w:val="22"/>
          <w:szCs w:val="22"/>
        </w:rPr>
        <w:t>respectively). For example,</w:t>
      </w:r>
      <w:r w:rsidR="005423B3">
        <w:rPr>
          <w:sz w:val="22"/>
          <w:szCs w:val="22"/>
        </w:rPr>
        <w:t xml:space="preserve"> one of </w:t>
      </w:r>
      <w:r w:rsidR="008D7094">
        <w:rPr>
          <w:sz w:val="22"/>
          <w:szCs w:val="22"/>
        </w:rPr>
        <w:t xml:space="preserve">the </w:t>
      </w:r>
      <w:r w:rsidR="005423B3">
        <w:rPr>
          <w:sz w:val="22"/>
          <w:szCs w:val="22"/>
        </w:rPr>
        <w:t>causal machine learning techniques,</w:t>
      </w:r>
      <w:r w:rsidRPr="003D741C">
        <w:rPr>
          <w:sz w:val="22"/>
          <w:szCs w:val="22"/>
        </w:rPr>
        <w:t xml:space="preserve"> </w:t>
      </w:r>
      <w:r w:rsidRPr="6315F043">
        <w:rPr>
          <w:i/>
          <w:iCs/>
          <w:sz w:val="22"/>
          <w:szCs w:val="22"/>
        </w:rPr>
        <w:t>k</w:t>
      </w:r>
      <w:r w:rsidRPr="003D741C">
        <w:rPr>
          <w:sz w:val="22"/>
          <w:szCs w:val="22"/>
        </w:rPr>
        <w:t>-nearest neighborhood (</w:t>
      </w:r>
      <w:proofErr w:type="spellStart"/>
      <w:r w:rsidRPr="6315F043">
        <w:rPr>
          <w:i/>
          <w:iCs/>
          <w:sz w:val="22"/>
          <w:szCs w:val="22"/>
        </w:rPr>
        <w:t>k</w:t>
      </w:r>
      <w:r w:rsidRPr="003D741C">
        <w:rPr>
          <w:sz w:val="22"/>
          <w:szCs w:val="22"/>
        </w:rPr>
        <w:t>NN</w:t>
      </w:r>
      <w:proofErr w:type="spellEnd"/>
      <w:r w:rsidRPr="003D741C">
        <w:rPr>
          <w:sz w:val="22"/>
          <w:szCs w:val="22"/>
        </w:rPr>
        <w:t>) matching</w:t>
      </w:r>
      <w:r w:rsidR="005423B3">
        <w:rPr>
          <w:sz w:val="22"/>
          <w:szCs w:val="22"/>
        </w:rPr>
        <w:t>,</w:t>
      </w:r>
      <w:r w:rsidRPr="003D741C">
        <w:rPr>
          <w:sz w:val="22"/>
          <w:szCs w:val="22"/>
        </w:rPr>
        <w:t xml:space="preserve"> selects </w:t>
      </w:r>
      <m:oMath>
        <m:sSubSup>
          <m:sSubSupPr>
            <m:ctrlPr>
              <w:rPr>
                <w:rFonts w:ascii="Cambria Math" w:hAnsi="Cambria Math"/>
                <w:i/>
                <w:sz w:val="22"/>
                <w:szCs w:val="22"/>
              </w:rPr>
            </m:ctrlPr>
          </m:sSubSupPr>
          <m:e>
            <m:r>
              <w:rPr>
                <w:rFonts w:ascii="Cambria Math" w:hAnsi="Cambria Math"/>
                <w:sz w:val="22"/>
                <w:szCs w:val="22"/>
              </w:rPr>
              <m:t>S</m:t>
            </m:r>
          </m:e>
          <m:sub>
            <m:r>
              <w:rPr>
                <w:rFonts w:ascii="Cambria Math" w:hAnsi="Cambria Math"/>
                <w:sz w:val="22"/>
                <w:szCs w:val="22"/>
              </w:rPr>
              <m:t>i</m:t>
            </m:r>
          </m:sub>
          <m:sup>
            <m:d>
              <m:dPr>
                <m:ctrlPr>
                  <w:rPr>
                    <w:rFonts w:ascii="Cambria Math" w:hAnsi="Cambria Math"/>
                    <w:i/>
                    <w:sz w:val="22"/>
                    <w:szCs w:val="22"/>
                  </w:rPr>
                </m:ctrlPr>
              </m:dPr>
              <m:e>
                <m:r>
                  <w:rPr>
                    <w:rFonts w:ascii="Cambria Math" w:hAnsi="Cambria Math"/>
                    <w:sz w:val="22"/>
                    <w:szCs w:val="22"/>
                  </w:rPr>
                  <m:t>1</m:t>
                </m:r>
              </m:e>
            </m:d>
          </m:sup>
        </m:sSubSup>
      </m:oMath>
      <w:r w:rsidR="00EA40AA">
        <w:rPr>
          <w:sz w:val="22"/>
          <w:szCs w:val="22"/>
        </w:rPr>
        <w:t xml:space="preserve"> </w:t>
      </w:r>
      <w:r w:rsidR="00EA40AA" w:rsidRPr="003D741C">
        <w:rPr>
          <w:sz w:val="22"/>
          <w:szCs w:val="22"/>
        </w:rPr>
        <w:t xml:space="preserve">and </w:t>
      </w:r>
      <m:oMath>
        <m:sSubSup>
          <m:sSubSupPr>
            <m:ctrlPr>
              <w:rPr>
                <w:rFonts w:ascii="Cambria Math" w:hAnsi="Cambria Math"/>
                <w:i/>
                <w:sz w:val="22"/>
                <w:szCs w:val="22"/>
              </w:rPr>
            </m:ctrlPr>
          </m:sSubSupPr>
          <m:e>
            <m:r>
              <w:rPr>
                <w:rFonts w:ascii="Cambria Math" w:hAnsi="Cambria Math"/>
                <w:sz w:val="22"/>
                <w:szCs w:val="22"/>
              </w:rPr>
              <m:t>S</m:t>
            </m:r>
          </m:e>
          <m:sub>
            <m:r>
              <w:rPr>
                <w:rFonts w:ascii="Cambria Math" w:hAnsi="Cambria Math"/>
                <w:sz w:val="22"/>
                <w:szCs w:val="22"/>
              </w:rPr>
              <m:t>i</m:t>
            </m:r>
          </m:sub>
          <m:sup>
            <m:d>
              <m:dPr>
                <m:ctrlPr>
                  <w:rPr>
                    <w:rFonts w:ascii="Cambria Math" w:hAnsi="Cambria Math"/>
                    <w:i/>
                    <w:sz w:val="22"/>
                    <w:szCs w:val="22"/>
                  </w:rPr>
                </m:ctrlPr>
              </m:dPr>
              <m:e>
                <m:r>
                  <w:rPr>
                    <w:rFonts w:ascii="Cambria Math" w:hAnsi="Cambria Math"/>
                    <w:sz w:val="22"/>
                    <w:szCs w:val="22"/>
                  </w:rPr>
                  <m:t>0</m:t>
                </m:r>
              </m:e>
            </m:d>
          </m:sup>
        </m:sSubSup>
        <m:r>
          <w:rPr>
            <w:rFonts w:ascii="Cambria Math" w:hAnsi="Cambria Math"/>
            <w:sz w:val="22"/>
            <w:szCs w:val="22"/>
          </w:rPr>
          <m:t xml:space="preserve"> </m:t>
        </m:r>
      </m:oMath>
      <w:r w:rsidRPr="003D741C">
        <w:rPr>
          <w:sz w:val="22"/>
          <w:szCs w:val="22"/>
        </w:rPr>
        <w:t>based on Euclidean distance in the covariate space</w:t>
      </w:r>
      <w:r w:rsidR="00EA793B">
        <w:rPr>
          <w:sz w:val="22"/>
          <w:szCs w:val="22"/>
        </w:rPr>
        <w:t xml:space="preserve"> </w:t>
      </w:r>
      <w:r w:rsidR="00625F3B">
        <w:rPr>
          <w:sz w:val="22"/>
          <w:szCs w:val="22"/>
        </w:rPr>
        <w:fldChar w:fldCharType="begin" w:fldLock="1"/>
      </w:r>
      <w:r w:rsidR="00625F3B">
        <w:rPr>
          <w:sz w:val="22"/>
          <w:szCs w:val="22"/>
        </w:rPr>
        <w:instrText>ADDIN paperpile_citation &lt;clusterId&gt;C898Q958M648J169&lt;/clusterId&gt;&lt;metadata&gt;&lt;citation&gt;&lt;id&gt;69ab56b0-ba29-4c36-ade5-4c9549a1ccf3&lt;/id&gt;&lt;/citation&gt;&lt;/metadata&gt;&lt;data&gt;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&lt;/data&gt; \* MERGEFORMAT</w:instrText>
      </w:r>
      <w:r w:rsidR="00625F3B">
        <w:rPr>
          <w:sz w:val="22"/>
          <w:szCs w:val="22"/>
        </w:rPr>
        <w:fldChar w:fldCharType="separate"/>
      </w:r>
      <w:r w:rsidR="00625F3B">
        <w:rPr>
          <w:noProof/>
          <w:sz w:val="22"/>
          <w:szCs w:val="22"/>
        </w:rPr>
        <w:t>(Abadie &amp; Imbens, 2006)</w:t>
      </w:r>
      <w:r w:rsidR="00625F3B">
        <w:rPr>
          <w:sz w:val="22"/>
          <w:szCs w:val="22"/>
        </w:rPr>
        <w:fldChar w:fldCharType="end"/>
      </w:r>
      <w:r w:rsidR="00490BAE" w:rsidRPr="6315F043">
        <w:rPr>
          <w:sz w:val="22"/>
          <w:szCs w:val="22"/>
        </w:rPr>
        <w:t>.</w:t>
      </w:r>
      <w:r w:rsidRPr="003D741C">
        <w:rPr>
          <w:sz w:val="22"/>
          <w:szCs w:val="22"/>
        </w:rPr>
        <w:t xml:space="preserve"> </w:t>
      </w:r>
      <w:r w:rsidR="008D7094">
        <w:rPr>
          <w:sz w:val="22"/>
          <w:szCs w:val="22"/>
        </w:rPr>
        <w:t>However, since this approach results in inaccurate matching in high-dimensional feature spaces</w:t>
      </w:r>
      <w:r w:rsidR="00EA793B">
        <w:rPr>
          <w:sz w:val="22"/>
          <w:szCs w:val="22"/>
        </w:rPr>
        <w:t xml:space="preserve"> </w:t>
      </w:r>
      <w:r w:rsidR="00625F3B">
        <w:rPr>
          <w:sz w:val="22"/>
          <w:szCs w:val="22"/>
        </w:rPr>
        <w:fldChar w:fldCharType="begin" w:fldLock="1"/>
      </w:r>
      <w:r w:rsidR="00625F3B">
        <w:rPr>
          <w:sz w:val="22"/>
          <w:szCs w:val="22"/>
        </w:rPr>
        <w:instrText>ADDIN paperpile_citation &lt;clusterId&gt;V935J983F673C196&lt;/clusterId&gt;&lt;metadata&gt;&lt;citation&gt;&lt;id&gt;6167eaea-067f-42c8-a414-ec682aa47240&lt;/id&gt;&lt;/citation&gt;&lt;citation&gt;&lt;id&gt;f49f7bcb-0347-4165-b220-e31ef546d104&lt;/id&gt;&lt;/citation&gt;&lt;citation&gt;&lt;id&gt;884c2cb6-b61d-4461-a031-6a5ed1aa683d&lt;/id&gt;&lt;/citation&gt;&lt;/metadata&gt;&lt;data&gt;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&lt;/data&gt; \* MERGEFORMAT</w:instrText>
      </w:r>
      <w:r w:rsidR="00625F3B">
        <w:rPr>
          <w:sz w:val="22"/>
          <w:szCs w:val="22"/>
        </w:rPr>
        <w:fldChar w:fldCharType="separate"/>
      </w:r>
      <w:r w:rsidR="00625F3B">
        <w:rPr>
          <w:noProof/>
          <w:sz w:val="22"/>
          <w:szCs w:val="22"/>
        </w:rPr>
        <w:t>(Beyer et al., 1999; Radovanović et al., 2010; Zimek et al., 2012)</w:t>
      </w:r>
      <w:r w:rsidR="00625F3B">
        <w:rPr>
          <w:sz w:val="22"/>
          <w:szCs w:val="22"/>
        </w:rPr>
        <w:fldChar w:fldCharType="end"/>
      </w:r>
      <w:r w:rsidR="00490BAE" w:rsidRPr="6315F043">
        <w:rPr>
          <w:sz w:val="22"/>
          <w:szCs w:val="22"/>
        </w:rPr>
        <w:t>,</w:t>
      </w:r>
      <w:r w:rsidR="008D7094">
        <w:rPr>
          <w:sz w:val="22"/>
          <w:szCs w:val="22"/>
        </w:rPr>
        <w:t xml:space="preserve"> a more efficient algorithm is required to accurately estimate </w:t>
      </w:r>
      <m:oMath>
        <m:sSub>
          <m:sSubPr>
            <m:ctrlPr>
              <w:rPr>
                <w:rFonts w:ascii="Cambria Math" w:hAnsi="Cambria Math"/>
                <w:i/>
                <w:sz w:val="22"/>
                <w:szCs w:val="22"/>
              </w:rPr>
            </m:ctrlPr>
          </m:sSubPr>
          <m:e>
            <m:r>
              <m:rPr>
                <m:sty m:val="p"/>
              </m:rPr>
              <w:rPr>
                <w:rFonts w:ascii="Cambria Math" w:hAnsi="Cambria Math"/>
                <w:sz w:val="22"/>
                <w:szCs w:val="22"/>
              </w:rPr>
              <m:t>τ</m:t>
            </m:r>
            <m:ctrlPr>
              <w:rPr>
                <w:rFonts w:ascii="Cambria Math" w:hAnsi="Cambria Math"/>
                <w:sz w:val="22"/>
                <w:szCs w:val="22"/>
              </w:rPr>
            </m:ctrlPr>
          </m:e>
          <m:sub>
            <m:r>
              <w:rPr>
                <w:rFonts w:ascii="Cambria Math" w:hAnsi="Cambria Math"/>
                <w:sz w:val="22"/>
                <w:szCs w:val="22"/>
              </w:rPr>
              <m:t>i</m:t>
            </m:r>
          </m:sub>
        </m:sSub>
      </m:oMath>
      <w:r w:rsidR="008D7094">
        <w:rPr>
          <w:sz w:val="22"/>
          <w:szCs w:val="22"/>
        </w:rPr>
        <w:t xml:space="preserve"> in settings with many moderator candidates. </w:t>
      </w:r>
    </w:p>
    <w:p w14:paraId="33D248FB" w14:textId="27BF81F3" w:rsidR="00017086" w:rsidRDefault="005423B3" w:rsidP="00017086">
      <w:pPr>
        <w:pStyle w:val="Heading2"/>
        <w:rPr>
          <w:szCs w:val="24"/>
        </w:rPr>
      </w:pPr>
      <w:r>
        <w:rPr>
          <w:szCs w:val="24"/>
        </w:rPr>
        <w:t>GRF as a</w:t>
      </w:r>
      <w:r w:rsidR="008D7094">
        <w:rPr>
          <w:szCs w:val="24"/>
        </w:rPr>
        <w:t>n adaptive</w:t>
      </w:r>
      <w:r w:rsidR="00823AEE">
        <w:rPr>
          <w:szCs w:val="24"/>
        </w:rPr>
        <w:t xml:space="preserve"> </w:t>
      </w:r>
      <w:r>
        <w:rPr>
          <w:szCs w:val="24"/>
        </w:rPr>
        <w:t xml:space="preserve">matcher for </w:t>
      </w:r>
      <w:r w:rsidR="008D7094">
        <w:rPr>
          <w:szCs w:val="24"/>
        </w:rPr>
        <w:t>calculating</w:t>
      </w:r>
      <w:r>
        <w:rPr>
          <w:szCs w:val="24"/>
        </w:rPr>
        <w:t xml:space="preserve"> ITE</w:t>
      </w:r>
    </w:p>
    <w:p w14:paraId="09F8FD3F" w14:textId="09E140A2" w:rsidR="00DE3C80" w:rsidRDefault="008D7094" w:rsidP="00DE3C80">
      <w:pPr>
        <w:spacing w:after="240" w:line="360" w:lineRule="auto"/>
        <w:ind w:firstLine="720"/>
        <w:rPr>
          <w:sz w:val="22"/>
          <w:szCs w:val="22"/>
        </w:rPr>
      </w:pPr>
      <w:r w:rsidRPr="008D7094">
        <w:rPr>
          <w:sz w:val="22"/>
          <w:szCs w:val="22"/>
        </w:rPr>
        <w:t>To improve the identification of</w:t>
      </w:r>
      <w:r>
        <w:rPr>
          <w:sz w:val="22"/>
          <w:szCs w:val="22"/>
        </w:rPr>
        <w:t xml:space="preserve"> </w:t>
      </w:r>
      <m:oMath>
        <m:sSubSup>
          <m:sSubSupPr>
            <m:ctrlPr>
              <w:rPr>
                <w:rFonts w:ascii="Cambria Math" w:hAnsi="Cambria Math"/>
                <w:i/>
                <w:sz w:val="22"/>
                <w:szCs w:val="22"/>
              </w:rPr>
            </m:ctrlPr>
          </m:sSubSupPr>
          <m:e>
            <m:r>
              <w:rPr>
                <w:rFonts w:ascii="Cambria Math" w:hAnsi="Cambria Math"/>
                <w:sz w:val="22"/>
                <w:szCs w:val="22"/>
              </w:rPr>
              <m:t>S</m:t>
            </m:r>
          </m:e>
          <m:sub>
            <m:r>
              <w:rPr>
                <w:rFonts w:ascii="Cambria Math" w:hAnsi="Cambria Math"/>
                <w:sz w:val="22"/>
                <w:szCs w:val="22"/>
              </w:rPr>
              <m:t>i</m:t>
            </m:r>
          </m:sub>
          <m:sup>
            <m:d>
              <m:dPr>
                <m:ctrlPr>
                  <w:rPr>
                    <w:rFonts w:ascii="Cambria Math" w:hAnsi="Cambria Math"/>
                    <w:i/>
                    <w:sz w:val="22"/>
                    <w:szCs w:val="22"/>
                  </w:rPr>
                </m:ctrlPr>
              </m:dPr>
              <m:e>
                <m:r>
                  <w:rPr>
                    <w:rFonts w:ascii="Cambria Math" w:hAnsi="Cambria Math"/>
                    <w:sz w:val="22"/>
                    <w:szCs w:val="22"/>
                  </w:rPr>
                  <m:t>1</m:t>
                </m:r>
              </m:e>
            </m:d>
          </m:sup>
        </m:sSubSup>
      </m:oMath>
      <w:r w:rsidR="00EA40AA">
        <w:rPr>
          <w:sz w:val="22"/>
          <w:szCs w:val="22"/>
        </w:rPr>
        <w:t xml:space="preserve"> </w:t>
      </w:r>
      <w:r w:rsidR="00EA40AA" w:rsidRPr="003D741C">
        <w:rPr>
          <w:sz w:val="22"/>
          <w:szCs w:val="22"/>
        </w:rPr>
        <w:t xml:space="preserve">and </w:t>
      </w:r>
      <m:oMath>
        <m:sSubSup>
          <m:sSubSupPr>
            <m:ctrlPr>
              <w:rPr>
                <w:rFonts w:ascii="Cambria Math" w:hAnsi="Cambria Math"/>
                <w:i/>
                <w:sz w:val="22"/>
                <w:szCs w:val="22"/>
              </w:rPr>
            </m:ctrlPr>
          </m:sSubSupPr>
          <m:e>
            <m:r>
              <w:rPr>
                <w:rFonts w:ascii="Cambria Math" w:hAnsi="Cambria Math"/>
                <w:sz w:val="22"/>
                <w:szCs w:val="22"/>
              </w:rPr>
              <m:t>S</m:t>
            </m:r>
          </m:e>
          <m:sub>
            <m:r>
              <w:rPr>
                <w:rFonts w:ascii="Cambria Math" w:hAnsi="Cambria Math"/>
                <w:sz w:val="22"/>
                <w:szCs w:val="22"/>
              </w:rPr>
              <m:t>i</m:t>
            </m:r>
          </m:sub>
          <m:sup>
            <m:d>
              <m:dPr>
                <m:ctrlPr>
                  <w:rPr>
                    <w:rFonts w:ascii="Cambria Math" w:hAnsi="Cambria Math"/>
                    <w:i/>
                    <w:sz w:val="22"/>
                    <w:szCs w:val="22"/>
                  </w:rPr>
                </m:ctrlPr>
              </m:dPr>
              <m:e>
                <m:r>
                  <w:rPr>
                    <w:rFonts w:ascii="Cambria Math" w:hAnsi="Cambria Math"/>
                    <w:sz w:val="22"/>
                    <w:szCs w:val="22"/>
                  </w:rPr>
                  <m:t>0</m:t>
                </m:r>
              </m:e>
            </m:d>
          </m:sup>
        </m:sSubSup>
      </m:oMath>
      <w:r w:rsidR="00EA40AA">
        <w:rPr>
          <w:sz w:val="22"/>
          <w:szCs w:val="22"/>
        </w:rPr>
        <w:t xml:space="preserve"> </w:t>
      </w:r>
      <w:r>
        <w:rPr>
          <w:sz w:val="22"/>
          <w:szCs w:val="22"/>
        </w:rPr>
        <w:t>in high-dimensional settings</w:t>
      </w:r>
      <w:r w:rsidRPr="008D7094">
        <w:rPr>
          <w:sz w:val="22"/>
          <w:szCs w:val="22"/>
        </w:rPr>
        <w:t xml:space="preserve">, </w:t>
      </w:r>
      <w:r w:rsidR="00DE3C80">
        <w:rPr>
          <w:sz w:val="22"/>
          <w:szCs w:val="22"/>
        </w:rPr>
        <w:t>GRF acts like a</w:t>
      </w:r>
      <w:r w:rsidR="003348B9">
        <w:rPr>
          <w:sz w:val="22"/>
          <w:szCs w:val="22"/>
        </w:rPr>
        <w:t>n adaptive</w:t>
      </w:r>
      <w:r w:rsidR="00DE3C80">
        <w:rPr>
          <w:sz w:val="22"/>
          <w:szCs w:val="22"/>
        </w:rPr>
        <w:t xml:space="preserve"> matching </w:t>
      </w:r>
      <w:r w:rsidR="00DE3C80" w:rsidRPr="00DE3C80">
        <w:rPr>
          <w:sz w:val="22"/>
          <w:szCs w:val="22"/>
        </w:rPr>
        <w:t>machine that clusters individuals based on their covariate profiles related to variability of treatment effects</w:t>
      </w:r>
      <w:r w:rsidR="00EA40AA">
        <w:rPr>
          <w:sz w:val="22"/>
          <w:szCs w:val="22"/>
        </w:rPr>
        <w:t xml:space="preserve"> </w:t>
      </w:r>
      <w:r w:rsidR="00DE3C80" w:rsidRPr="00DE3C80">
        <w:rPr>
          <w:sz w:val="22"/>
          <w:szCs w:val="22"/>
        </w:rPr>
        <w:t>regardless of how complex the rules might be.</w:t>
      </w:r>
      <w:r w:rsidR="00DE3C80">
        <w:rPr>
          <w:sz w:val="22"/>
          <w:szCs w:val="22"/>
        </w:rPr>
        <w:t xml:space="preserve"> </w:t>
      </w:r>
    </w:p>
    <w:p w14:paraId="28F3EFAB" w14:textId="27638E17" w:rsidR="0081412D" w:rsidRPr="0033202F" w:rsidRDefault="00DE3C80" w:rsidP="0033202F">
      <w:pPr>
        <w:spacing w:after="240" w:line="360" w:lineRule="auto"/>
        <w:ind w:firstLine="720"/>
        <w:rPr>
          <w:sz w:val="22"/>
          <w:szCs w:val="22"/>
        </w:rPr>
      </w:pPr>
      <w:r w:rsidRPr="00A46C71">
        <w:rPr>
          <w:sz w:val="22"/>
          <w:szCs w:val="22"/>
        </w:rPr>
        <w:t xml:space="preserve">Technically, </w:t>
      </w:r>
      <w:r w:rsidR="008D7094" w:rsidRPr="00A46C71">
        <w:rPr>
          <w:sz w:val="22"/>
          <w:szCs w:val="22"/>
        </w:rPr>
        <w:t xml:space="preserve">GRF employs a greedy split algorithm </w:t>
      </w:r>
      <w:r w:rsidR="00823AEE" w:rsidRPr="00A46C71">
        <w:rPr>
          <w:sz w:val="22"/>
          <w:szCs w:val="22"/>
        </w:rPr>
        <w:t xml:space="preserve">of </w:t>
      </w:r>
      <w:r w:rsidR="008D7094" w:rsidRPr="00A46C71">
        <w:rPr>
          <w:sz w:val="22"/>
          <w:szCs w:val="22"/>
        </w:rPr>
        <w:t>c</w:t>
      </w:r>
      <w:r w:rsidR="00823AEE" w:rsidRPr="00A46C71">
        <w:rPr>
          <w:sz w:val="22"/>
          <w:szCs w:val="22"/>
        </w:rPr>
        <w:t xml:space="preserve">lassical </w:t>
      </w:r>
      <w:r w:rsidR="008D7094" w:rsidRPr="00A46C71">
        <w:rPr>
          <w:sz w:val="22"/>
          <w:szCs w:val="22"/>
        </w:rPr>
        <w:t xml:space="preserve">random forest. It builds trees by selecting random subsamples and splitting leaves to maximize the squared differences in leaf-level ATEs, effectively separating subsamples based on </w:t>
      </w:r>
      <w:r w:rsidR="00823AEE" w:rsidRPr="00A46C71">
        <w:rPr>
          <w:sz w:val="22"/>
          <w:szCs w:val="22"/>
        </w:rPr>
        <w:t>feature</w:t>
      </w:r>
      <w:r w:rsidR="008D7094" w:rsidRPr="00A46C71">
        <w:rPr>
          <w:sz w:val="22"/>
          <w:szCs w:val="22"/>
        </w:rPr>
        <w:t xml:space="preserve"> profiles related to treatment effects. </w:t>
      </w:r>
      <w:r w:rsidR="00823AEE" w:rsidRPr="00A46C71">
        <w:rPr>
          <w:sz w:val="22"/>
          <w:szCs w:val="22"/>
        </w:rPr>
        <w:t xml:space="preserve">By </w:t>
      </w:r>
      <w:r w:rsidR="007F52B9">
        <w:rPr>
          <w:sz w:val="22"/>
          <w:szCs w:val="22"/>
        </w:rPr>
        <w:t>as</w:t>
      </w:r>
      <w:r w:rsidR="00823AEE" w:rsidRPr="00A46C71">
        <w:rPr>
          <w:sz w:val="22"/>
          <w:szCs w:val="22"/>
        </w:rPr>
        <w:t xml:space="preserve">sembling all trees, GRF assigns a similarity-based weight to each sample on how frequently it falls into the same leaf node as sample </w:t>
      </w:r>
      <m:oMath>
        <m:r>
          <w:rPr>
            <w:rFonts w:ascii="Cambria Math" w:hAnsi="Cambria Math"/>
            <w:sz w:val="22"/>
            <w:szCs w:val="22"/>
          </w:rPr>
          <m:t>i</m:t>
        </m:r>
      </m:oMath>
      <w:r w:rsidR="00823AEE" w:rsidRPr="00A46C71">
        <w:rPr>
          <w:sz w:val="22"/>
          <w:szCs w:val="22"/>
        </w:rPr>
        <w:t xml:space="preserve"> to calculate </w:t>
      </w:r>
      <m:oMath>
        <m:sSub>
          <m:sSubPr>
            <m:ctrlPr>
              <w:rPr>
                <w:rFonts w:ascii="Cambria Math" w:hAnsi="Cambria Math"/>
                <w:i/>
                <w:sz w:val="22"/>
                <w:szCs w:val="22"/>
              </w:rPr>
            </m:ctrlPr>
          </m:sSubPr>
          <m:e>
            <m:r>
              <m:rPr>
                <m:sty m:val="p"/>
              </m:rPr>
              <w:rPr>
                <w:rFonts w:ascii="Cambria Math" w:hAnsi="Cambria Math"/>
                <w:sz w:val="22"/>
                <w:szCs w:val="22"/>
              </w:rPr>
              <m:t>τ</m:t>
            </m:r>
            <m:ctrlPr>
              <w:rPr>
                <w:rFonts w:ascii="Cambria Math" w:hAnsi="Cambria Math"/>
                <w:sz w:val="22"/>
                <w:szCs w:val="22"/>
              </w:rPr>
            </m:ctrlPr>
          </m:e>
          <m:sub>
            <m:r>
              <w:rPr>
                <w:rFonts w:ascii="Cambria Math" w:hAnsi="Cambria Math"/>
                <w:sz w:val="22"/>
                <w:szCs w:val="22"/>
              </w:rPr>
              <m:t>i</m:t>
            </m:r>
          </m:sub>
        </m:sSub>
      </m:oMath>
      <w:r w:rsidR="00823AEE" w:rsidRPr="00A46C71">
        <w:rPr>
          <w:sz w:val="22"/>
          <w:szCs w:val="22"/>
        </w:rPr>
        <w:t xml:space="preserve">. These weights are then used to compute </w:t>
      </w:r>
      <m:oMath>
        <m:sSub>
          <m:sSubPr>
            <m:ctrlPr>
              <w:rPr>
                <w:rFonts w:ascii="Cambria Math" w:hAnsi="Cambria Math"/>
                <w:i/>
                <w:sz w:val="22"/>
                <w:szCs w:val="22"/>
              </w:rPr>
            </m:ctrlPr>
          </m:sSubPr>
          <m:e>
            <m:r>
              <m:rPr>
                <m:sty m:val="p"/>
              </m:rPr>
              <w:rPr>
                <w:rFonts w:ascii="Cambria Math" w:hAnsi="Cambria Math"/>
                <w:sz w:val="22"/>
                <w:szCs w:val="22"/>
              </w:rPr>
              <m:t>τ</m:t>
            </m:r>
            <m:ctrlPr>
              <w:rPr>
                <w:rFonts w:ascii="Cambria Math" w:hAnsi="Cambria Math"/>
                <w:sz w:val="22"/>
                <w:szCs w:val="22"/>
              </w:rPr>
            </m:ctrlPr>
          </m:e>
          <m:sub>
            <m:r>
              <w:rPr>
                <w:rFonts w:ascii="Cambria Math" w:hAnsi="Cambria Math"/>
                <w:sz w:val="22"/>
                <w:szCs w:val="22"/>
              </w:rPr>
              <m:t>i</m:t>
            </m:r>
          </m:sub>
        </m:sSub>
      </m:oMath>
      <w:r w:rsidR="00823AEE" w:rsidRPr="00A46C71">
        <w:rPr>
          <w:sz w:val="22"/>
          <w:szCs w:val="22"/>
        </w:rPr>
        <w:t xml:space="preserve"> as a weighted average of the outcome values of the other samples.</w:t>
      </w:r>
      <w:r w:rsidR="00A46C71" w:rsidRPr="00A46C71">
        <w:rPr>
          <w:sz w:val="22"/>
          <w:szCs w:val="22"/>
        </w:rPr>
        <w:t xml:space="preserve"> Unlike </w:t>
      </w:r>
      <w:proofErr w:type="spellStart"/>
      <w:r w:rsidR="00A46C71" w:rsidRPr="00A46C71">
        <w:rPr>
          <w:i/>
          <w:iCs/>
          <w:sz w:val="22"/>
          <w:szCs w:val="22"/>
        </w:rPr>
        <w:t>k</w:t>
      </w:r>
      <w:r w:rsidR="00A46C71" w:rsidRPr="00A46C71">
        <w:rPr>
          <w:sz w:val="22"/>
          <w:szCs w:val="22"/>
        </w:rPr>
        <w:t>NN</w:t>
      </w:r>
      <w:proofErr w:type="spellEnd"/>
      <w:r w:rsidR="003348B9">
        <w:rPr>
          <w:sz w:val="22"/>
          <w:szCs w:val="22"/>
        </w:rPr>
        <w:t xml:space="preserve"> matching</w:t>
      </w:r>
      <w:r w:rsidR="00A46C71" w:rsidRPr="00A46C71">
        <w:rPr>
          <w:sz w:val="22"/>
          <w:szCs w:val="22"/>
        </w:rPr>
        <w:t>, which relies on simple distance metrics in high-dimensional space, GRF adaptively learns complex matching rules through recursive splits, allowing it to identify locally relevant covariates and avoid the curse of dimensionality.</w:t>
      </w:r>
      <w:r w:rsidR="00A46C71" w:rsidRPr="00A46C71">
        <w:rPr>
          <w:i/>
          <w:iCs/>
          <w:sz w:val="22"/>
          <w:szCs w:val="22"/>
        </w:rPr>
        <w:t xml:space="preserve"> </w:t>
      </w:r>
      <w:r w:rsidR="008D7094" w:rsidRPr="00A46C71">
        <w:rPr>
          <w:sz w:val="22"/>
          <w:szCs w:val="22"/>
        </w:rPr>
        <w:t xml:space="preserve">Compared to the </w:t>
      </w:r>
      <w:proofErr w:type="spellStart"/>
      <w:r w:rsidR="008D7094" w:rsidRPr="00A46C71">
        <w:rPr>
          <w:i/>
          <w:iCs/>
          <w:sz w:val="22"/>
          <w:szCs w:val="22"/>
        </w:rPr>
        <w:t>k</w:t>
      </w:r>
      <w:r w:rsidR="008D7094" w:rsidRPr="00A46C71">
        <w:rPr>
          <w:sz w:val="22"/>
          <w:szCs w:val="22"/>
        </w:rPr>
        <w:t>NN</w:t>
      </w:r>
      <w:proofErr w:type="spellEnd"/>
      <w:r w:rsidR="008D7094" w:rsidRPr="00A46C71">
        <w:rPr>
          <w:sz w:val="22"/>
          <w:szCs w:val="22"/>
        </w:rPr>
        <w:t xml:space="preserve"> matching, GRF recovered simulated ITEs with </w:t>
      </w:r>
      <w:r w:rsidR="009225C8" w:rsidRPr="00A46C71">
        <w:rPr>
          <w:sz w:val="22"/>
          <w:szCs w:val="22"/>
        </w:rPr>
        <w:t>five</w:t>
      </w:r>
      <w:r w:rsidR="008D7094" w:rsidRPr="00A46C71">
        <w:rPr>
          <w:sz w:val="22"/>
          <w:szCs w:val="22"/>
        </w:rPr>
        <w:t xml:space="preserve"> times less mean-squared error</w:t>
      </w:r>
      <w:r w:rsidR="00EA793B">
        <w:rPr>
          <w:sz w:val="22"/>
          <w:szCs w:val="22"/>
        </w:rPr>
        <w:t xml:space="preserve"> </w:t>
      </w:r>
      <w:r w:rsidR="00625F3B">
        <w:rPr>
          <w:sz w:val="22"/>
          <w:szCs w:val="22"/>
        </w:rPr>
        <w:fldChar w:fldCharType="begin" w:fldLock="1"/>
      </w:r>
      <w:r w:rsidR="00625F3B">
        <w:rPr>
          <w:sz w:val="22"/>
          <w:szCs w:val="22"/>
        </w:rPr>
        <w:instrText>ADDIN paperpile_citation &lt;clusterId&gt;X373K463G743E544&lt;/clusterId&gt;&lt;metadata&gt;&lt;citation&gt;&lt;id&gt;dd6b1846-ac0d-40ce-8e1c-1d76f33b39d1&lt;/id&gt;&lt;/citation&gt;&lt;citation&gt;&lt;id&gt;26c6af71-eaff-408b-bea8-750816ed0f9b&lt;/id&gt;&lt;/citation&gt;&lt;/metadata&gt;&lt;data&gt;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&lt;/data&gt; \* MERGEFORMAT</w:instrText>
      </w:r>
      <w:r w:rsidR="00625F3B">
        <w:rPr>
          <w:sz w:val="22"/>
          <w:szCs w:val="22"/>
        </w:rPr>
        <w:fldChar w:fldCharType="separate"/>
      </w:r>
      <w:r w:rsidR="00625F3B">
        <w:rPr>
          <w:noProof/>
          <w:sz w:val="22"/>
          <w:szCs w:val="22"/>
        </w:rPr>
        <w:t>(Athey et al., 2019; Wager &amp; Athey, 2018)</w:t>
      </w:r>
      <w:r w:rsidR="00625F3B">
        <w:rPr>
          <w:sz w:val="22"/>
          <w:szCs w:val="22"/>
        </w:rPr>
        <w:fldChar w:fldCharType="end"/>
      </w:r>
      <w:r w:rsidR="008A5473">
        <w:rPr>
          <w:rFonts w:hint="eastAsia"/>
          <w:sz w:val="22"/>
          <w:szCs w:val="22"/>
        </w:rPr>
        <w:t>.</w:t>
      </w:r>
      <w:r w:rsidR="008D7094" w:rsidRPr="00A46C71">
        <w:rPr>
          <w:sz w:val="22"/>
          <w:szCs w:val="22"/>
        </w:rPr>
        <w:t xml:space="preserve"> </w:t>
      </w:r>
    </w:p>
    <w:p w14:paraId="553AA2D7" w14:textId="5D02AD63" w:rsidR="0081412D" w:rsidRDefault="0081412D" w:rsidP="009225C8">
      <w:pPr>
        <w:spacing w:after="240" w:line="360" w:lineRule="auto"/>
        <w:ind w:firstLine="720"/>
        <w:rPr>
          <w:sz w:val="22"/>
          <w:szCs w:val="22"/>
        </w:rPr>
      </w:pPr>
      <w:r>
        <w:rPr>
          <w:sz w:val="22"/>
          <w:szCs w:val="22"/>
        </w:rPr>
        <w:t xml:space="preserve">Applying decision tree methods that partition samples into leaves based on specific variables, GRF can automatically model nonlinear interactions among moderators that drive variability in ITEs. Additionally, by tracking how frequently each candidate moderator is used to split the trees, the algorithm provides a measure of variable importance, offering a data-driven opportunity to identify key moderators that engage in treatment effect heterogeneity. </w:t>
      </w:r>
    </w:p>
    <w:p w14:paraId="7B234D72" w14:textId="2EBF9A4D" w:rsidR="008D7094" w:rsidRPr="008D7094" w:rsidRDefault="008D7094" w:rsidP="0081412D">
      <w:pPr>
        <w:tabs>
          <w:tab w:val="left" w:pos="3068"/>
        </w:tabs>
        <w:spacing w:after="240" w:line="360" w:lineRule="auto"/>
        <w:ind w:firstLine="720"/>
        <w:rPr>
          <w:rFonts w:eastAsia="NanumMyeongjo"/>
          <w:sz w:val="22"/>
          <w:szCs w:val="22"/>
        </w:rPr>
      </w:pPr>
      <w:r w:rsidRPr="008D7094">
        <w:rPr>
          <w:sz w:val="22"/>
          <w:szCs w:val="22"/>
        </w:rPr>
        <w:t xml:space="preserve">Also, </w:t>
      </w:r>
      <w:r w:rsidR="0081412D">
        <w:rPr>
          <w:sz w:val="22"/>
          <w:szCs w:val="22"/>
        </w:rPr>
        <w:t>GRF</w:t>
      </w:r>
      <w:r w:rsidRPr="008D7094">
        <w:rPr>
          <w:sz w:val="22"/>
          <w:szCs w:val="22"/>
        </w:rPr>
        <w:t xml:space="preserve"> provides ITEs for every sample without explicit train/test data splitting,</w:t>
      </w:r>
      <w:r w:rsidR="00260055">
        <w:rPr>
          <w:sz w:val="22"/>
          <w:szCs w:val="22"/>
        </w:rPr>
        <w:t xml:space="preserve"> while preventing data leakage problem </w:t>
      </w:r>
      <w:r w:rsidR="3B2DEDF5" w:rsidRPr="47244701">
        <w:rPr>
          <w:sz w:val="22"/>
          <w:szCs w:val="22"/>
        </w:rPr>
        <w:t xml:space="preserve">during </w:t>
      </w:r>
      <w:r w:rsidR="00260055">
        <w:rPr>
          <w:sz w:val="22"/>
          <w:szCs w:val="22"/>
        </w:rPr>
        <w:t>model fitting and prediction of ITEs</w:t>
      </w:r>
      <w:r w:rsidR="00EA793B">
        <w:rPr>
          <w:sz w:val="22"/>
          <w:szCs w:val="22"/>
        </w:rPr>
        <w:t xml:space="preserve"> </w:t>
      </w:r>
      <w:r w:rsidR="00625F3B">
        <w:rPr>
          <w:sz w:val="22"/>
          <w:szCs w:val="22"/>
        </w:rPr>
        <w:fldChar w:fldCharType="begin" w:fldLock="1"/>
      </w:r>
      <w:r w:rsidR="00625F3B">
        <w:rPr>
          <w:sz w:val="22"/>
          <w:szCs w:val="22"/>
        </w:rPr>
        <w:instrText>ADDIN paperpile_citation &lt;clusterId&gt;X429L477A857X571&lt;/clusterId&gt;&lt;metadata&gt;&lt;citation&gt;&lt;id&gt;dd6b1846-ac0d-40ce-8e1c-1d76f33b39d1&lt;/id&gt;&lt;/citation&gt;&lt;citation&gt;&lt;id&gt;26c6af71-eaff-408b-bea8-750816ed0f9b&lt;/id&gt;&lt;/citation&gt;&lt;/metadata&gt;&lt;data&gt;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&lt;/data&gt; \* MERGEFORMAT</w:instrText>
      </w:r>
      <w:r w:rsidR="00625F3B">
        <w:rPr>
          <w:sz w:val="22"/>
          <w:szCs w:val="22"/>
        </w:rPr>
        <w:fldChar w:fldCharType="separate"/>
      </w:r>
      <w:r w:rsidR="00625F3B">
        <w:rPr>
          <w:noProof/>
          <w:sz w:val="22"/>
          <w:szCs w:val="22"/>
        </w:rPr>
        <w:t>(Athey et al., 2019; Wager &amp; Athey, 2018)</w:t>
      </w:r>
      <w:r w:rsidR="00625F3B">
        <w:rPr>
          <w:sz w:val="22"/>
          <w:szCs w:val="22"/>
        </w:rPr>
        <w:fldChar w:fldCharType="end"/>
      </w:r>
      <w:r w:rsidR="008A5473">
        <w:rPr>
          <w:rFonts w:hint="eastAsia"/>
          <w:sz w:val="22"/>
          <w:szCs w:val="22"/>
        </w:rPr>
        <w:t>.</w:t>
      </w:r>
      <w:r w:rsidRPr="008D7094">
        <w:rPr>
          <w:sz w:val="22"/>
          <w:szCs w:val="22"/>
        </w:rPr>
        <w:t xml:space="preserve"> </w:t>
      </w:r>
      <w:r w:rsidR="009225C8">
        <w:rPr>
          <w:sz w:val="22"/>
          <w:szCs w:val="22"/>
        </w:rPr>
        <w:t xml:space="preserve">For a detailed explanation of how GRF internally predicts each sample’s ITE in a robust manner, see </w:t>
      </w:r>
      <w:r w:rsidR="009225C8" w:rsidRPr="009225C8">
        <w:rPr>
          <w:b/>
          <w:bCs/>
          <w:sz w:val="22"/>
          <w:szCs w:val="22"/>
        </w:rPr>
        <w:t>Box 1</w:t>
      </w:r>
      <w:r w:rsidR="009225C8">
        <w:rPr>
          <w:sz w:val="22"/>
          <w:szCs w:val="22"/>
        </w:rPr>
        <w:t xml:space="preserve">. </w:t>
      </w:r>
    </w:p>
    <w:p w14:paraId="12378DF6" w14:textId="2019C349" w:rsidR="009225C8" w:rsidRPr="009225C8" w:rsidRDefault="009225C8" w:rsidP="009225C8">
      <w:pPr>
        <w:pStyle w:val="Heading2"/>
        <w:rPr>
          <w:color w:val="000000" w:themeColor="text1"/>
          <w:szCs w:val="24"/>
        </w:rPr>
      </w:pPr>
      <w:r w:rsidRPr="00E55AC1">
        <w:rPr>
          <w:color w:val="000000" w:themeColor="text1"/>
          <w:szCs w:val="24"/>
        </w:rPr>
        <w:lastRenderedPageBreak/>
        <w:t xml:space="preserve">Application of GRF in </w:t>
      </w:r>
      <w:r w:rsidR="00317D78">
        <w:rPr>
          <w:color w:val="000000" w:themeColor="text1"/>
          <w:szCs w:val="24"/>
        </w:rPr>
        <w:t>psychology and the behavioral sciences</w:t>
      </w:r>
    </w:p>
    <w:p w14:paraId="242AAB4C" w14:textId="796D4C3A" w:rsidR="009225C8" w:rsidRPr="009225C8" w:rsidRDefault="009225C8" w:rsidP="009225C8">
      <w:pPr>
        <w:spacing w:after="240" w:line="360" w:lineRule="auto"/>
        <w:ind w:firstLine="720"/>
        <w:rPr>
          <w:sz w:val="22"/>
          <w:szCs w:val="22"/>
        </w:rPr>
      </w:pPr>
      <w:r w:rsidRPr="009225C8">
        <w:rPr>
          <w:color w:val="000000"/>
          <w:sz w:val="22"/>
          <w:szCs w:val="22"/>
        </w:rPr>
        <w:t>Given the complex and heterogeneous nature of human behavior</w:t>
      </w:r>
      <w:r>
        <w:rPr>
          <w:color w:val="000000"/>
          <w:sz w:val="22"/>
          <w:szCs w:val="22"/>
        </w:rPr>
        <w:t>,</w:t>
      </w:r>
      <w:r w:rsidRPr="009225C8">
        <w:rPr>
          <w:color w:val="000000"/>
          <w:sz w:val="22"/>
          <w:szCs w:val="22"/>
        </w:rPr>
        <w:t xml:space="preserve"> brain function,</w:t>
      </w:r>
      <w:r>
        <w:rPr>
          <w:color w:val="000000"/>
          <w:sz w:val="22"/>
          <w:szCs w:val="22"/>
        </w:rPr>
        <w:t xml:space="preserve"> and their relationship,</w:t>
      </w:r>
      <w:r w:rsidRPr="009225C8">
        <w:rPr>
          <w:color w:val="000000"/>
          <w:sz w:val="22"/>
          <w:szCs w:val="22"/>
        </w:rPr>
        <w:t xml:space="preserve"> GRF is emerging as a valuable tool in </w:t>
      </w:r>
      <w:r w:rsidR="00317D78">
        <w:rPr>
          <w:color w:val="000000"/>
          <w:sz w:val="22"/>
          <w:szCs w:val="22"/>
        </w:rPr>
        <w:t>psychology and the behavioral sciences</w:t>
      </w:r>
      <w:r w:rsidRPr="009225C8">
        <w:rPr>
          <w:color w:val="000000"/>
          <w:sz w:val="22"/>
          <w:szCs w:val="22"/>
        </w:rPr>
        <w:t xml:space="preserve">. It allows for flexible, non-parametric </w:t>
      </w:r>
      <w:r>
        <w:rPr>
          <w:color w:val="000000"/>
          <w:sz w:val="22"/>
          <w:szCs w:val="22"/>
        </w:rPr>
        <w:t>computation</w:t>
      </w:r>
      <w:r w:rsidRPr="009225C8">
        <w:rPr>
          <w:color w:val="000000"/>
          <w:sz w:val="22"/>
          <w:szCs w:val="22"/>
        </w:rPr>
        <w:t xml:space="preserve"> of treatment effects that can account for a wide range of </w:t>
      </w:r>
      <w:r w:rsidRPr="00865C19">
        <w:rPr>
          <w:color w:val="000000" w:themeColor="text1"/>
          <w:sz w:val="22"/>
          <w:szCs w:val="22"/>
        </w:rPr>
        <w:t>covariates</w:t>
      </w:r>
      <w:r w:rsidRPr="009225C8">
        <w:rPr>
          <w:color w:val="000000" w:themeColor="text1"/>
          <w:sz w:val="22"/>
          <w:szCs w:val="22"/>
        </w:rPr>
        <w:t xml:space="preserve">, </w:t>
      </w:r>
      <w:r w:rsidRPr="009225C8">
        <w:rPr>
          <w:color w:val="000000"/>
          <w:sz w:val="22"/>
          <w:szCs w:val="22"/>
        </w:rPr>
        <w:t>providing more personalized insights than traditional methods can offer.</w:t>
      </w:r>
    </w:p>
    <w:p w14:paraId="4C1F5B5A" w14:textId="276E653F" w:rsidR="00DA2987" w:rsidRDefault="143BF145" w:rsidP="321668EB">
      <w:pPr>
        <w:spacing w:after="240" w:line="360" w:lineRule="auto"/>
        <w:ind w:firstLine="720"/>
        <w:rPr>
          <w:color w:val="000000" w:themeColor="text1"/>
          <w:sz w:val="22"/>
          <w:szCs w:val="22"/>
        </w:rPr>
      </w:pPr>
      <w:r w:rsidRPr="321668EB">
        <w:rPr>
          <w:color w:val="000000" w:themeColor="text1"/>
          <w:sz w:val="22"/>
          <w:szCs w:val="22"/>
        </w:rPr>
        <w:t>GRF has been increasingly utilized in psychological studies, demonstrating its value in understanding diverse mental health outcomes. Notable research includes studies on suicide risk</w:t>
      </w:r>
      <w:r w:rsidR="00EA793B">
        <w:rPr>
          <w:color w:val="000000" w:themeColor="text1"/>
          <w:sz w:val="22"/>
          <w:szCs w:val="22"/>
        </w:rPr>
        <w:t xml:space="preserve"> </w:t>
      </w:r>
      <w:r w:rsidR="00CD196E">
        <w:rPr>
          <w:color w:val="000000" w:themeColor="text1"/>
          <w:sz w:val="22"/>
          <w:szCs w:val="22"/>
        </w:rPr>
        <w:fldChar w:fldCharType="begin" w:fldLock="1"/>
      </w:r>
      <w:r w:rsidR="00CD196E">
        <w:rPr>
          <w:color w:val="000000" w:themeColor="text1"/>
          <w:sz w:val="22"/>
          <w:szCs w:val="22"/>
        </w:rPr>
        <w:instrText>ADDIN paperpile_citation &lt;clusterId&gt;R554F512U992Y625&lt;/clusterId&gt;&lt;metadata&gt;&lt;citation&gt;&lt;id&gt;0f8d8beb-9e69-4048-9ff0-bf48ae1fb978&lt;/id&gt;&lt;/citation&gt;&lt;citation&gt;&lt;id&gt;2e803734-5ee9-4119-bdb5-0680d4e56152&lt;/id&gt;&lt;/citation&gt;&lt;citation&gt;&lt;id&gt;fecd0dac-c56d-4428-8d03-12cd984c0646&lt;/id&gt;&lt;/citation&gt;&lt;/metadata&gt;&lt;data&gt;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&lt;/data&gt; \* MERGEFORMAT</w:instrText>
      </w:r>
      <w:r w:rsidR="00CD196E">
        <w:rPr>
          <w:color w:val="000000" w:themeColor="text1"/>
          <w:sz w:val="22"/>
          <w:szCs w:val="22"/>
        </w:rPr>
        <w:fldChar w:fldCharType="separate"/>
      </w:r>
      <w:r w:rsidR="00CD196E">
        <w:rPr>
          <w:noProof/>
          <w:color w:val="000000" w:themeColor="text1"/>
          <w:sz w:val="22"/>
          <w:szCs w:val="22"/>
        </w:rPr>
        <w:t>(Goldman-Mellor et al., 2022; Ross et al., 2024; Solomonov et al., 2023)</w:t>
      </w:r>
      <w:r w:rsidR="00CD196E">
        <w:rPr>
          <w:color w:val="000000" w:themeColor="text1"/>
          <w:sz w:val="22"/>
          <w:szCs w:val="22"/>
        </w:rPr>
        <w:fldChar w:fldCharType="end"/>
      </w:r>
      <w:r w:rsidRPr="321668EB">
        <w:rPr>
          <w:color w:val="000000" w:themeColor="text1"/>
          <w:sz w:val="22"/>
          <w:szCs w:val="22"/>
        </w:rPr>
        <w:t>, trauma</w:t>
      </w:r>
      <w:r w:rsidR="00EA793B">
        <w:rPr>
          <w:color w:val="000000" w:themeColor="text1"/>
          <w:sz w:val="22"/>
          <w:szCs w:val="22"/>
        </w:rPr>
        <w:t xml:space="preserve"> </w:t>
      </w:r>
      <w:r w:rsidR="00CD196E">
        <w:rPr>
          <w:color w:val="000000" w:themeColor="text1"/>
          <w:sz w:val="22"/>
          <w:szCs w:val="22"/>
        </w:rPr>
        <w:fldChar w:fldCharType="begin" w:fldLock="1"/>
      </w:r>
      <w:r w:rsidR="00CD196E">
        <w:rPr>
          <w:color w:val="000000" w:themeColor="text1"/>
          <w:sz w:val="22"/>
          <w:szCs w:val="22"/>
        </w:rPr>
        <w:instrText>ADDIN paperpile_citation &lt;clusterId&gt;K581Y648N938R632&lt;/clusterId&gt;&lt;metadata&gt;&lt;citation&gt;&lt;id&gt;000cb33b-ea95-43ca-bec5-d84efa2924a3&lt;/id&gt;&lt;/citation&gt;&lt;citation&gt;&lt;id&gt;f96983e5-d8e6-4563-b3aa-dc05ef51a008&lt;/id&gt;&lt;/citation&gt;&lt;citation&gt;&lt;id&gt;ad43afdf-4700-4f54-a5e4-5b1f3f7a5574&lt;/id&gt;&lt;/citation&gt;&lt;/metadata&gt;&lt;data&gt;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&lt;/data&gt; \* MERGEFORMAT</w:instrText>
      </w:r>
      <w:r w:rsidR="00CD196E">
        <w:rPr>
          <w:color w:val="000000" w:themeColor="text1"/>
          <w:sz w:val="22"/>
          <w:szCs w:val="22"/>
        </w:rPr>
        <w:fldChar w:fldCharType="separate"/>
      </w:r>
      <w:r w:rsidR="00CD196E">
        <w:rPr>
          <w:noProof/>
          <w:color w:val="000000" w:themeColor="text1"/>
          <w:sz w:val="22"/>
          <w:szCs w:val="22"/>
        </w:rPr>
        <w:t>(Shiba et al., 2021, 2023, 2022)</w:t>
      </w:r>
      <w:r w:rsidR="00CD196E">
        <w:rPr>
          <w:color w:val="000000" w:themeColor="text1"/>
          <w:sz w:val="22"/>
          <w:szCs w:val="22"/>
        </w:rPr>
        <w:fldChar w:fldCharType="end"/>
      </w:r>
      <w:r w:rsidRPr="321668EB">
        <w:rPr>
          <w:color w:val="000000" w:themeColor="text1"/>
          <w:sz w:val="22"/>
          <w:szCs w:val="22"/>
        </w:rPr>
        <w:t>, dementia</w:t>
      </w:r>
      <w:r w:rsidR="00EA793B">
        <w:rPr>
          <w:color w:val="000000" w:themeColor="text1"/>
          <w:sz w:val="22"/>
          <w:szCs w:val="22"/>
        </w:rPr>
        <w:t xml:space="preserve"> </w:t>
      </w:r>
      <w:r w:rsidR="00CD196E">
        <w:rPr>
          <w:color w:val="000000" w:themeColor="text1"/>
          <w:sz w:val="22"/>
          <w:szCs w:val="22"/>
        </w:rPr>
        <w:fldChar w:fldCharType="begin" w:fldLock="1"/>
      </w:r>
      <w:r w:rsidR="00CD196E">
        <w:rPr>
          <w:color w:val="000000" w:themeColor="text1"/>
          <w:sz w:val="22"/>
          <w:szCs w:val="22"/>
        </w:rPr>
        <w:instrText>ADDIN paperpile_citation &lt;clusterId&gt;V372J339F719C433&lt;/clusterId&gt;&lt;metadata&gt;&lt;citation&gt;&lt;id&gt;2b133987-0cc3-4d27-8f69-7ee119b1e4ce&lt;/id&gt;&lt;/citation&gt;&lt;/metadata&gt;&lt;data&gt;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&lt;/data&gt; \* MERGEFORMAT</w:instrText>
      </w:r>
      <w:r w:rsidR="00CD196E">
        <w:rPr>
          <w:color w:val="000000" w:themeColor="text1"/>
          <w:sz w:val="22"/>
          <w:szCs w:val="22"/>
        </w:rPr>
        <w:fldChar w:fldCharType="separate"/>
      </w:r>
      <w:r w:rsidR="00CD196E">
        <w:rPr>
          <w:noProof/>
          <w:color w:val="000000" w:themeColor="text1"/>
          <w:sz w:val="22"/>
          <w:szCs w:val="22"/>
        </w:rPr>
        <w:t>(Nakagomi et al., 2025)</w:t>
      </w:r>
      <w:r w:rsidR="00CD196E">
        <w:rPr>
          <w:color w:val="000000" w:themeColor="text1"/>
          <w:sz w:val="22"/>
          <w:szCs w:val="22"/>
        </w:rPr>
        <w:fldChar w:fldCharType="end"/>
      </w:r>
      <w:r w:rsidRPr="321668EB">
        <w:rPr>
          <w:color w:val="000000" w:themeColor="text1"/>
          <w:sz w:val="22"/>
          <w:szCs w:val="22"/>
        </w:rPr>
        <w:t>, and well-being</w:t>
      </w:r>
      <w:r w:rsidR="00EA793B">
        <w:rPr>
          <w:color w:val="000000" w:themeColor="text1"/>
          <w:sz w:val="22"/>
          <w:szCs w:val="22"/>
        </w:rPr>
        <w:t xml:space="preserve"> </w:t>
      </w:r>
      <w:r w:rsidR="00CD196E">
        <w:rPr>
          <w:color w:val="000000" w:themeColor="text1"/>
          <w:sz w:val="22"/>
          <w:szCs w:val="22"/>
        </w:rPr>
        <w:fldChar w:fldCharType="begin" w:fldLock="1"/>
      </w:r>
      <w:r w:rsidR="00CD196E">
        <w:rPr>
          <w:color w:val="000000" w:themeColor="text1"/>
          <w:sz w:val="22"/>
          <w:szCs w:val="22"/>
        </w:rPr>
        <w:instrText>ADDIN paperpile_citation &lt;clusterId&gt;T238H585D966A669&lt;/clusterId&gt;&lt;metadata&gt;&lt;citation&gt;&lt;id&gt;efd2266e-9ec5-43ce-86a1-383dce358bac&lt;/id&gt;&lt;/citation&gt;&lt;/metadata&gt;&lt;data&gt;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&lt;/data&gt; \* MERGEFORMAT</w:instrText>
      </w:r>
      <w:r w:rsidR="00CD196E">
        <w:rPr>
          <w:color w:val="000000" w:themeColor="text1"/>
          <w:sz w:val="22"/>
          <w:szCs w:val="22"/>
        </w:rPr>
        <w:fldChar w:fldCharType="separate"/>
      </w:r>
      <w:r w:rsidR="00CD196E">
        <w:rPr>
          <w:noProof/>
          <w:color w:val="000000" w:themeColor="text1"/>
          <w:sz w:val="22"/>
          <w:szCs w:val="22"/>
        </w:rPr>
        <w:t>(Komura et al., 2023)</w:t>
      </w:r>
      <w:r w:rsidR="00CD196E">
        <w:rPr>
          <w:color w:val="000000" w:themeColor="text1"/>
          <w:sz w:val="22"/>
          <w:szCs w:val="22"/>
        </w:rPr>
        <w:fldChar w:fldCharType="end"/>
      </w:r>
      <w:r w:rsidR="00CD196E">
        <w:rPr>
          <w:color w:val="000000" w:themeColor="text1"/>
          <w:sz w:val="22"/>
          <w:szCs w:val="22"/>
        </w:rPr>
        <w:t xml:space="preserve">. </w:t>
      </w:r>
      <w:r w:rsidR="00644E0A">
        <w:rPr>
          <w:color w:val="000000" w:themeColor="text1"/>
          <w:sz w:val="22"/>
          <w:szCs w:val="22"/>
        </w:rPr>
        <w:t>In particular</w:t>
      </w:r>
      <w:r w:rsidR="0154B360" w:rsidRPr="321668EB">
        <w:rPr>
          <w:color w:val="000000" w:themeColor="text1"/>
          <w:sz w:val="22"/>
          <w:szCs w:val="22"/>
        </w:rPr>
        <w:t xml:space="preserve">, </w:t>
      </w:r>
      <w:r w:rsidR="00CD196E">
        <w:rPr>
          <w:color w:val="000000" w:themeColor="text1"/>
          <w:sz w:val="22"/>
          <w:szCs w:val="22"/>
        </w:rPr>
        <w:t xml:space="preserve">the recent study </w:t>
      </w:r>
      <w:r w:rsidR="03F50A47" w:rsidRPr="321668EB">
        <w:rPr>
          <w:color w:val="000000" w:themeColor="text1"/>
          <w:sz w:val="22"/>
          <w:szCs w:val="22"/>
        </w:rPr>
        <w:t>provides a compelling example of GRF’s utility in psychological research, specifically addressing a critical research gap concerning the heterogeneous effects of retirement on older adults' mental health</w:t>
      </w:r>
      <w:r w:rsidR="00CD196E">
        <w:rPr>
          <w:color w:val="000000" w:themeColor="text1"/>
          <w:sz w:val="22"/>
          <w:szCs w:val="22"/>
        </w:rPr>
        <w:t xml:space="preserve"> </w:t>
      </w:r>
      <w:r w:rsidR="00CD196E">
        <w:rPr>
          <w:color w:val="000000" w:themeColor="text1"/>
          <w:sz w:val="22"/>
          <w:szCs w:val="22"/>
        </w:rPr>
        <w:fldChar w:fldCharType="begin" w:fldLock="1"/>
      </w:r>
      <w:r w:rsidR="00CD196E">
        <w:rPr>
          <w:color w:val="000000" w:themeColor="text1"/>
          <w:sz w:val="22"/>
          <w:szCs w:val="22"/>
        </w:rPr>
        <w:instrText>ADDIN paperpile_citation &lt;clusterId&gt;L638Z985O376S199&lt;/clusterId&gt;&lt;metadata&gt;&lt;citation&gt;&lt;id&gt;2030be12-c1ff-4694-b9d6-047289dacea9&lt;/id&gt;&lt;/citation&gt;&lt;/metadata&gt;&lt;data&gt;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&lt;/data&gt; \* MERGEFORMAT</w:instrText>
      </w:r>
      <w:r w:rsidR="00CD196E">
        <w:rPr>
          <w:color w:val="000000" w:themeColor="text1"/>
          <w:sz w:val="22"/>
          <w:szCs w:val="22"/>
        </w:rPr>
        <w:fldChar w:fldCharType="separate"/>
      </w:r>
      <w:r w:rsidR="00CD196E">
        <w:rPr>
          <w:noProof/>
          <w:color w:val="000000" w:themeColor="text1"/>
          <w:sz w:val="22"/>
          <w:szCs w:val="22"/>
        </w:rPr>
        <w:t>(Fu et al., 2024)</w:t>
      </w:r>
      <w:r w:rsidR="00CD196E">
        <w:rPr>
          <w:color w:val="000000" w:themeColor="text1"/>
          <w:sz w:val="22"/>
          <w:szCs w:val="22"/>
        </w:rPr>
        <w:fldChar w:fldCharType="end"/>
      </w:r>
      <w:r w:rsidR="00644E0A">
        <w:rPr>
          <w:color w:val="000000" w:themeColor="text1"/>
          <w:sz w:val="22"/>
          <w:szCs w:val="22"/>
        </w:rPr>
        <w:t xml:space="preserve">, </w:t>
      </w:r>
      <w:r w:rsidR="03F50A47" w:rsidRPr="321668EB">
        <w:rPr>
          <w:color w:val="000000" w:themeColor="text1"/>
          <w:sz w:val="22"/>
          <w:szCs w:val="22"/>
        </w:rPr>
        <w:t xml:space="preserve">a salient inquiry given global demographic </w:t>
      </w:r>
      <w:r w:rsidR="00644E0A" w:rsidRPr="321668EB">
        <w:rPr>
          <w:color w:val="000000" w:themeColor="text1"/>
          <w:sz w:val="22"/>
          <w:szCs w:val="22"/>
        </w:rPr>
        <w:t>shift</w:t>
      </w:r>
      <w:r w:rsidR="03F50A47" w:rsidRPr="321668EB">
        <w:rPr>
          <w:color w:val="000000" w:themeColor="text1"/>
          <w:sz w:val="22"/>
          <w:szCs w:val="22"/>
        </w:rPr>
        <w:t>.</w:t>
      </w:r>
      <w:r w:rsidR="4EAF8553" w:rsidRPr="321668EB">
        <w:rPr>
          <w:color w:val="000000" w:themeColor="text1"/>
          <w:sz w:val="22"/>
          <w:szCs w:val="22"/>
        </w:rPr>
        <w:t xml:space="preserve"> </w:t>
      </w:r>
    </w:p>
    <w:p w14:paraId="3E2D0DA1" w14:textId="15A51FE7" w:rsidR="00DA2987" w:rsidRPr="0074609D" w:rsidRDefault="3BE420FF" w:rsidP="0074609D">
      <w:pPr>
        <w:spacing w:after="240" w:line="360" w:lineRule="auto"/>
        <w:ind w:firstLine="720"/>
        <w:rPr>
          <w:color w:val="000000" w:themeColor="text1"/>
          <w:sz w:val="22"/>
          <w:szCs w:val="22"/>
        </w:rPr>
      </w:pPr>
      <w:r w:rsidRPr="321668EB">
        <w:rPr>
          <w:color w:val="000000" w:themeColor="text1"/>
          <w:sz w:val="22"/>
          <w:szCs w:val="22"/>
        </w:rPr>
        <w:t xml:space="preserve">Previous studies on the mental health consequences of retirement have produced inconsistent findings, often attributable to methodological heterogeneity or the failure to appropriately model individual differences in treatment effects. A major limitation of prior work lies in the widespread assumption of homogeneous treatment effects. </w:t>
      </w:r>
      <w:r w:rsidR="4EAF8553" w:rsidRPr="6315F043">
        <w:rPr>
          <w:color w:val="000000" w:themeColor="text1"/>
          <w:sz w:val="22"/>
          <w:szCs w:val="22"/>
        </w:rPr>
        <w:t xml:space="preserve">By leveraging GRF's high functional flexibility and its ability to identify relevant covariates in high-dimensional data, </w:t>
      </w:r>
      <w:r w:rsidR="007870C0">
        <w:rPr>
          <w:color w:val="000000" w:themeColor="text1"/>
          <w:sz w:val="22"/>
          <w:szCs w:val="22"/>
        </w:rPr>
        <w:t xml:space="preserve">Fu and their colleagues </w:t>
      </w:r>
      <w:r w:rsidR="4EAF8553" w:rsidRPr="6315F043">
        <w:rPr>
          <w:color w:val="000000" w:themeColor="text1"/>
          <w:sz w:val="22"/>
          <w:szCs w:val="22"/>
        </w:rPr>
        <w:t>effectively bypassed th</w:t>
      </w:r>
      <w:r w:rsidR="0074609D">
        <w:rPr>
          <w:color w:val="000000" w:themeColor="text1"/>
          <w:sz w:val="22"/>
          <w:szCs w:val="22"/>
        </w:rPr>
        <w:t>is</w:t>
      </w:r>
      <w:r w:rsidR="4EAF8553" w:rsidRPr="6315F043">
        <w:rPr>
          <w:color w:val="000000" w:themeColor="text1"/>
          <w:sz w:val="22"/>
          <w:szCs w:val="22"/>
        </w:rPr>
        <w:t xml:space="preserve"> limitation and provided crucial scientific insights: retirement generally improved mental health by reducing depression and increasing well-being, but notably, its depression-reducing effects were more pronounced for specific subgroups, such as overweight males, males aged 57-67, and males with internet habits.</w:t>
      </w:r>
      <w:r w:rsidR="686E3192" w:rsidRPr="6315F043">
        <w:rPr>
          <w:color w:val="000000" w:themeColor="text1"/>
          <w:sz w:val="22"/>
          <w:szCs w:val="22"/>
        </w:rPr>
        <w:t xml:space="preserve"> These findings highlight the value of GRF’s data-driven approach in uncovering subgroup-specific effects and identifying the covariates that contribute most to treatment heterogeneity. This allows for more targeted and personalized policy interventions, aimed at optimizing retirement-related mental health benefits and improving the well-being of older adults.</w:t>
      </w:r>
    </w:p>
    <w:p w14:paraId="262D904E" w14:textId="2B40D9EA" w:rsidR="00A910D5" w:rsidRPr="00A910D5" w:rsidRDefault="009225C8" w:rsidP="00A910D5">
      <w:pPr>
        <w:spacing w:after="240" w:line="360" w:lineRule="auto"/>
        <w:ind w:firstLine="720"/>
        <w:rPr>
          <w:sz w:val="22"/>
          <w:szCs w:val="22"/>
        </w:rPr>
      </w:pPr>
      <w:r w:rsidRPr="0BE84A6E">
        <w:rPr>
          <w:color w:val="000000" w:themeColor="text1"/>
          <w:sz w:val="22"/>
          <w:szCs w:val="22"/>
        </w:rPr>
        <w:t xml:space="preserve">As summarized in </w:t>
      </w:r>
      <w:r w:rsidRPr="0BE84A6E">
        <w:rPr>
          <w:b/>
          <w:color w:val="000000" w:themeColor="text1"/>
          <w:sz w:val="22"/>
          <w:szCs w:val="22"/>
        </w:rPr>
        <w:t>Table 1</w:t>
      </w:r>
      <w:r w:rsidRPr="0BE84A6E">
        <w:rPr>
          <w:color w:val="000000" w:themeColor="text1"/>
          <w:sz w:val="22"/>
          <w:szCs w:val="22"/>
        </w:rPr>
        <w:t>, these studies showcase GRF's capacity to handle large sample sizes (ranging from 1,150 to 196,610) and numerous covariates (from 7 to 128). The covariates in these studies predominantly include sociodemographic variables, psychosocial factors, and health-related factors.</w:t>
      </w:r>
      <w:r>
        <w:rPr>
          <w:sz w:val="22"/>
          <w:szCs w:val="22"/>
        </w:rPr>
        <w:t xml:space="preserve"> </w:t>
      </w:r>
      <w:r w:rsidRPr="0BE84A6E">
        <w:rPr>
          <w:color w:val="000000" w:themeColor="text1"/>
          <w:sz w:val="22"/>
          <w:szCs w:val="22"/>
        </w:rPr>
        <w:t>GRF’s ability to model nonlinear and multivariate relationships makes it ideal for capturing the intricate interplay of genetic, neural, and environmental factors that contribute to psychological outcomes.</w:t>
      </w:r>
      <w:r w:rsidR="00017086">
        <w:br w:type="page"/>
      </w:r>
    </w:p>
    <w:p w14:paraId="3D90B3D1" w14:textId="65FABB0C" w:rsidR="00017086" w:rsidRPr="007D50F8" w:rsidRDefault="00017086" w:rsidP="00A910D5">
      <w:pPr>
        <w:pStyle w:val="Heading1"/>
        <w:spacing w:after="240" w:line="360" w:lineRule="auto"/>
        <w:jc w:val="left"/>
        <w:rPr>
          <w:b w:val="0"/>
          <w:bCs w:val="0"/>
          <w:sz w:val="40"/>
          <w:szCs w:val="40"/>
        </w:rPr>
      </w:pPr>
      <w:r>
        <w:rPr>
          <w:b w:val="0"/>
          <w:bCs w:val="0"/>
          <w:sz w:val="40"/>
          <w:szCs w:val="40"/>
        </w:rPr>
        <w:lastRenderedPageBreak/>
        <w:t xml:space="preserve">Current </w:t>
      </w:r>
      <w:r w:rsidR="00230EBD">
        <w:rPr>
          <w:b w:val="0"/>
          <w:bCs w:val="0"/>
          <w:sz w:val="40"/>
          <w:szCs w:val="40"/>
        </w:rPr>
        <w:t xml:space="preserve">Limitations </w:t>
      </w:r>
      <w:r>
        <w:rPr>
          <w:b w:val="0"/>
          <w:bCs w:val="0"/>
          <w:sz w:val="40"/>
          <w:szCs w:val="40"/>
        </w:rPr>
        <w:t xml:space="preserve">and </w:t>
      </w:r>
      <w:r w:rsidR="00230EBD">
        <w:rPr>
          <w:b w:val="0"/>
          <w:bCs w:val="0"/>
          <w:sz w:val="40"/>
          <w:szCs w:val="40"/>
        </w:rPr>
        <w:t xml:space="preserve">Proposed </w:t>
      </w:r>
      <w:r>
        <w:rPr>
          <w:b w:val="0"/>
          <w:bCs w:val="0"/>
          <w:sz w:val="40"/>
          <w:szCs w:val="40"/>
        </w:rPr>
        <w:t>Suggestions</w:t>
      </w:r>
    </w:p>
    <w:p w14:paraId="52783F7E" w14:textId="5485E0B7" w:rsidR="00574015" w:rsidRPr="00A13EC0" w:rsidRDefault="00913C10" w:rsidP="00913C10">
      <w:pPr>
        <w:spacing w:after="240" w:line="360" w:lineRule="auto"/>
        <w:ind w:firstLine="720"/>
        <w:rPr>
          <w:sz w:val="22"/>
          <w:szCs w:val="22"/>
        </w:rPr>
      </w:pPr>
      <w:r w:rsidRPr="00A13EC0">
        <w:rPr>
          <w:sz w:val="22"/>
          <w:szCs w:val="22"/>
        </w:rPr>
        <w:t xml:space="preserve">Despite the methodological strengths of GRF in accurately and robustly predicting ITEs even in high-dimensional feature spaces, this section highlights two major </w:t>
      </w:r>
      <w:r w:rsidR="00066946" w:rsidRPr="00A13EC0">
        <w:rPr>
          <w:sz w:val="22"/>
          <w:szCs w:val="22"/>
        </w:rPr>
        <w:t>challenges</w:t>
      </w:r>
      <w:r w:rsidRPr="00A13EC0">
        <w:rPr>
          <w:sz w:val="22"/>
          <w:szCs w:val="22"/>
        </w:rPr>
        <w:t xml:space="preserve"> of the current GRF framework that hinder reliable and comprehensive analysis. We then propose two simple yet effective solutions to address these issues and demonstrate through simulation studies that our proposals can meaningfully mitigate these limitations.</w:t>
      </w:r>
    </w:p>
    <w:p w14:paraId="734F39E1" w14:textId="51EC592E" w:rsidR="00017086" w:rsidRPr="00017086" w:rsidRDefault="00017086" w:rsidP="00017086">
      <w:pPr>
        <w:pStyle w:val="Heading2"/>
        <w:rPr>
          <w:szCs w:val="24"/>
        </w:rPr>
      </w:pPr>
      <w:r>
        <w:rPr>
          <w:szCs w:val="24"/>
        </w:rPr>
        <w:t xml:space="preserve">Toward more reliable </w:t>
      </w:r>
      <w:r w:rsidR="00066946">
        <w:rPr>
          <w:szCs w:val="24"/>
        </w:rPr>
        <w:t>framework</w:t>
      </w:r>
    </w:p>
    <w:p w14:paraId="416C6E97" w14:textId="3283DCE2" w:rsidR="00017086" w:rsidRPr="00066946" w:rsidRDefault="00017086" w:rsidP="00066946">
      <w:pPr>
        <w:pStyle w:val="Heading3"/>
        <w:spacing w:after="240"/>
        <w:ind w:firstLine="720"/>
        <w:rPr>
          <w:i/>
          <w:iCs w:val="0"/>
          <w:szCs w:val="24"/>
          <w:u w:val="single"/>
        </w:rPr>
      </w:pPr>
      <w:r w:rsidRPr="00066946">
        <w:rPr>
          <w:i/>
          <w:iCs w:val="0"/>
          <w:szCs w:val="24"/>
          <w:u w:val="single"/>
        </w:rPr>
        <w:t>Limited reliability in ITE prediction</w:t>
      </w:r>
    </w:p>
    <w:p w14:paraId="01F951B8" w14:textId="06F88D35" w:rsidR="00066946" w:rsidRPr="00066946" w:rsidRDefault="00066946" w:rsidP="00066946">
      <w:pPr>
        <w:spacing w:after="240" w:line="360" w:lineRule="auto"/>
        <w:ind w:firstLine="720"/>
        <w:rPr>
          <w:sz w:val="22"/>
          <w:szCs w:val="22"/>
        </w:rPr>
      </w:pPr>
      <w:r w:rsidRPr="00066946">
        <w:rPr>
          <w:color w:val="000000"/>
          <w:sz w:val="22"/>
          <w:szCs w:val="22"/>
        </w:rPr>
        <w:t>In practice, GRF m</w:t>
      </w:r>
      <w:r>
        <w:rPr>
          <w:color w:val="000000"/>
          <w:sz w:val="22"/>
          <w:szCs w:val="22"/>
        </w:rPr>
        <w:t>odel</w:t>
      </w:r>
      <w:r w:rsidRPr="00066946">
        <w:rPr>
          <w:color w:val="000000"/>
          <w:sz w:val="22"/>
          <w:szCs w:val="22"/>
        </w:rPr>
        <w:t>s often exhibit considerable instability in the prediction of ITEs, depending heavily on the random seed used during training. Even when models are trained on the same data with identical hyperparameters, the predicted ITEs can vary substantially across seeds. In some cases, the model may yield predictions that align well with observed treatment–outcome structure under one seed, while performing poorly under another.</w:t>
      </w:r>
    </w:p>
    <w:p w14:paraId="5C932AB2" w14:textId="0721628B" w:rsidR="00017086" w:rsidRPr="00ED0EF1" w:rsidRDefault="00066946" w:rsidP="00ED0EF1">
      <w:pPr>
        <w:spacing w:after="240" w:line="360" w:lineRule="auto"/>
        <w:ind w:firstLine="720"/>
        <w:rPr>
          <w:color w:val="000000"/>
          <w:sz w:val="22"/>
          <w:szCs w:val="22"/>
        </w:rPr>
      </w:pPr>
      <w:r w:rsidRPr="00066946">
        <w:rPr>
          <w:color w:val="000000"/>
          <w:sz w:val="22"/>
          <w:szCs w:val="22"/>
        </w:rPr>
        <w:t xml:space="preserve">More technically, this variability </w:t>
      </w:r>
      <w:r>
        <w:rPr>
          <w:color w:val="000000"/>
          <w:sz w:val="22"/>
          <w:szCs w:val="22"/>
        </w:rPr>
        <w:t xml:space="preserve">is </w:t>
      </w:r>
      <w:r w:rsidRPr="00066946">
        <w:rPr>
          <w:color w:val="000000"/>
          <w:sz w:val="22"/>
          <w:szCs w:val="22"/>
        </w:rPr>
        <w:t xml:space="preserve">observed in the ‘differential forest prediction’ coefficient (hereafter, </w:t>
      </w:r>
      <m:oMath>
        <m:sSub>
          <m:sSubPr>
            <m:ctrlPr>
              <w:rPr>
                <w:rFonts w:ascii="Cambria Math" w:hAnsi="Cambria Math"/>
                <w:i/>
                <w:color w:val="000000"/>
                <w:sz w:val="22"/>
                <w:szCs w:val="22"/>
              </w:rPr>
            </m:ctrlPr>
          </m:sSubPr>
          <m:e>
            <m:r>
              <m:rPr>
                <m:sty m:val="p"/>
              </m:rPr>
              <w:rPr>
                <w:rFonts w:ascii="Cambria Math" w:hAnsi="Cambria Math"/>
                <w:color w:val="000000"/>
                <w:sz w:val="22"/>
                <w:szCs w:val="22"/>
              </w:rPr>
              <m:t>β</m:t>
            </m:r>
            <m:ctrlPr>
              <w:rPr>
                <w:rFonts w:ascii="Cambria Math" w:hAnsi="Cambria Math"/>
                <w:color w:val="000000"/>
                <w:sz w:val="22"/>
                <w:szCs w:val="22"/>
              </w:rPr>
            </m:ctrlPr>
          </m:e>
          <m:sub>
            <m:r>
              <w:rPr>
                <w:rFonts w:ascii="Cambria Math" w:hAnsi="Cambria Math"/>
                <w:color w:val="000000"/>
                <w:sz w:val="22"/>
                <w:szCs w:val="22"/>
              </w:rPr>
              <m:t>ITE</m:t>
            </m:r>
          </m:sub>
        </m:sSub>
      </m:oMath>
      <w:r>
        <w:rPr>
          <w:color w:val="000000"/>
          <w:sz w:val="22"/>
          <w:szCs w:val="22"/>
        </w:rPr>
        <w:t xml:space="preserve">) </w:t>
      </w:r>
      <w:r w:rsidRPr="00066946">
        <w:rPr>
          <w:color w:val="000000"/>
          <w:sz w:val="22"/>
          <w:szCs w:val="22"/>
        </w:rPr>
        <w:t>produced by the calibration test</w:t>
      </w:r>
      <w:r>
        <w:rPr>
          <w:color w:val="000000"/>
          <w:sz w:val="22"/>
          <w:szCs w:val="22"/>
        </w:rPr>
        <w:t xml:space="preserve"> </w:t>
      </w:r>
      <w:r w:rsidRPr="00066946">
        <w:rPr>
          <w:color w:val="000000"/>
          <w:sz w:val="22"/>
          <w:szCs w:val="22"/>
        </w:rPr>
        <w:t>—</w:t>
      </w:r>
      <w:r>
        <w:rPr>
          <w:color w:val="000000"/>
          <w:sz w:val="22"/>
          <w:szCs w:val="22"/>
        </w:rPr>
        <w:t xml:space="preserve"> </w:t>
      </w:r>
      <w:r w:rsidRPr="00066946">
        <w:rPr>
          <w:color w:val="000000"/>
          <w:sz w:val="22"/>
          <w:szCs w:val="22"/>
        </w:rPr>
        <w:t>a diagnostic tool for evaluating model fit in GRF</w:t>
      </w:r>
      <w:r w:rsidR="00F84087">
        <w:rPr>
          <w:color w:val="000000"/>
          <w:sz w:val="22"/>
          <w:szCs w:val="22"/>
        </w:rPr>
        <w:t xml:space="preserve"> (see </w:t>
      </w:r>
      <w:r w:rsidR="00F84087" w:rsidRPr="00F84087">
        <w:rPr>
          <w:b/>
          <w:bCs/>
          <w:color w:val="000000"/>
          <w:sz w:val="22"/>
          <w:szCs w:val="22"/>
        </w:rPr>
        <w:t>Box 2</w:t>
      </w:r>
      <w:r w:rsidR="00F84087">
        <w:rPr>
          <w:color w:val="000000"/>
          <w:sz w:val="22"/>
          <w:szCs w:val="22"/>
        </w:rPr>
        <w:t xml:space="preserve"> for details of calibration test)</w:t>
      </w:r>
      <w:r w:rsidRPr="00066946">
        <w:rPr>
          <w:color w:val="000000"/>
          <w:sz w:val="22"/>
          <w:szCs w:val="22"/>
        </w:rPr>
        <w:t xml:space="preserve">. In the calibration test for the trained GRF model, two metrics, </w:t>
      </w:r>
      <m:oMath>
        <m:sSub>
          <m:sSubPr>
            <m:ctrlPr>
              <w:rPr>
                <w:rFonts w:ascii="Cambria Math" w:hAnsi="Cambria Math"/>
                <w:i/>
                <w:color w:val="000000"/>
                <w:sz w:val="22"/>
                <w:szCs w:val="22"/>
              </w:rPr>
            </m:ctrlPr>
          </m:sSubPr>
          <m:e>
            <m:r>
              <m:rPr>
                <m:sty m:val="p"/>
              </m:rPr>
              <w:rPr>
                <w:rFonts w:ascii="Cambria Math" w:hAnsi="Cambria Math"/>
                <w:color w:val="000000"/>
                <w:sz w:val="22"/>
                <w:szCs w:val="22"/>
              </w:rPr>
              <m:t>β</m:t>
            </m:r>
            <m:ctrlPr>
              <w:rPr>
                <w:rFonts w:ascii="Cambria Math" w:hAnsi="Cambria Math"/>
                <w:color w:val="000000"/>
                <w:sz w:val="22"/>
                <w:szCs w:val="22"/>
              </w:rPr>
            </m:ctrlPr>
          </m:e>
          <m:sub>
            <m:r>
              <w:rPr>
                <w:rFonts w:ascii="Cambria Math" w:hAnsi="Cambria Math"/>
                <w:color w:val="000000"/>
                <w:sz w:val="22"/>
                <w:szCs w:val="22"/>
              </w:rPr>
              <m:t>ATE</m:t>
            </m:r>
          </m:sub>
        </m:sSub>
      </m:oMath>
      <w:r w:rsidRPr="00066946">
        <w:rPr>
          <w:color w:val="000000"/>
          <w:sz w:val="22"/>
          <w:szCs w:val="22"/>
        </w:rPr>
        <w:t xml:space="preserve"> and </w:t>
      </w:r>
      <m:oMath>
        <m:sSub>
          <m:sSubPr>
            <m:ctrlPr>
              <w:rPr>
                <w:rFonts w:ascii="Cambria Math" w:hAnsi="Cambria Math"/>
                <w:i/>
                <w:color w:val="000000"/>
                <w:sz w:val="22"/>
                <w:szCs w:val="22"/>
              </w:rPr>
            </m:ctrlPr>
          </m:sSubPr>
          <m:e>
            <m:r>
              <m:rPr>
                <m:sty m:val="p"/>
              </m:rPr>
              <w:rPr>
                <w:rFonts w:ascii="Cambria Math" w:hAnsi="Cambria Math"/>
                <w:color w:val="000000"/>
                <w:sz w:val="22"/>
                <w:szCs w:val="22"/>
              </w:rPr>
              <m:t>β</m:t>
            </m:r>
            <m:ctrlPr>
              <w:rPr>
                <w:rFonts w:ascii="Cambria Math" w:hAnsi="Cambria Math"/>
                <w:color w:val="000000"/>
                <w:sz w:val="22"/>
                <w:szCs w:val="22"/>
              </w:rPr>
            </m:ctrlPr>
          </m:e>
          <m:sub>
            <m:r>
              <w:rPr>
                <w:rFonts w:ascii="Cambria Math" w:hAnsi="Cambria Math"/>
                <w:color w:val="000000"/>
                <w:sz w:val="22"/>
                <w:szCs w:val="22"/>
              </w:rPr>
              <m:t>ITE</m:t>
            </m:r>
          </m:sub>
        </m:sSub>
      </m:oMath>
      <w:r>
        <w:rPr>
          <w:color w:val="000000"/>
          <w:sz w:val="22"/>
          <w:szCs w:val="22"/>
        </w:rPr>
        <w:t xml:space="preserve">, </w:t>
      </w:r>
      <w:r w:rsidRPr="00066946">
        <w:rPr>
          <w:color w:val="000000"/>
          <w:sz w:val="22"/>
          <w:szCs w:val="22"/>
        </w:rPr>
        <w:t xml:space="preserve">evaluate how well the predicted ATE and ITE align with the observed treatment-outcome relationships for each sample. When each metric is statistically significant at </w:t>
      </w:r>
      <w:r w:rsidRPr="00066946">
        <w:rPr>
          <w:i/>
          <w:iCs/>
          <w:color w:val="000000"/>
          <w:sz w:val="22"/>
          <w:szCs w:val="22"/>
        </w:rPr>
        <w:t>P</w:t>
      </w:r>
      <w:r w:rsidRPr="00066946">
        <w:rPr>
          <w:color w:val="000000"/>
          <w:sz w:val="22"/>
          <w:szCs w:val="22"/>
        </w:rPr>
        <w:t xml:space="preserve"> &lt; .05 and its estimate is close to 1, it indicates that the model closely explains the variance </w:t>
      </w:r>
      <w:r w:rsidR="00F84087">
        <w:rPr>
          <w:color w:val="000000"/>
          <w:sz w:val="22"/>
          <w:szCs w:val="22"/>
        </w:rPr>
        <w:t xml:space="preserve">of the </w:t>
      </w:r>
      <w:r w:rsidRPr="00066946">
        <w:rPr>
          <w:color w:val="000000"/>
          <w:sz w:val="22"/>
          <w:szCs w:val="22"/>
        </w:rPr>
        <w:t xml:space="preserve">observed </w:t>
      </w:r>
      <w:r w:rsidR="00F84087">
        <w:rPr>
          <w:color w:val="000000"/>
          <w:sz w:val="22"/>
          <w:szCs w:val="22"/>
        </w:rPr>
        <w:t>outcome variable</w:t>
      </w:r>
      <w:r w:rsidRPr="00066946">
        <w:rPr>
          <w:color w:val="000000"/>
          <w:sz w:val="22"/>
          <w:szCs w:val="22"/>
        </w:rPr>
        <w:t xml:space="preserve"> (see </w:t>
      </w:r>
      <w:r w:rsidRPr="00066946">
        <w:rPr>
          <w:b/>
          <w:bCs/>
          <w:color w:val="000000"/>
          <w:sz w:val="22"/>
          <w:szCs w:val="22"/>
        </w:rPr>
        <w:t>Box 2</w:t>
      </w:r>
      <w:r w:rsidRPr="00066946">
        <w:rPr>
          <w:color w:val="000000"/>
          <w:sz w:val="22"/>
          <w:szCs w:val="22"/>
        </w:rPr>
        <w:t xml:space="preserve"> for details of calibration test).</w:t>
      </w:r>
      <w:r>
        <w:rPr>
          <w:color w:val="000000"/>
          <w:sz w:val="22"/>
          <w:szCs w:val="22"/>
        </w:rPr>
        <w:t xml:space="preserve"> </w:t>
      </w:r>
      <w:r w:rsidRPr="00066946">
        <w:rPr>
          <w:color w:val="000000"/>
          <w:sz w:val="22"/>
          <w:szCs w:val="22"/>
        </w:rPr>
        <w:t xml:space="preserve">However, across different seeds, </w:t>
      </w:r>
      <m:oMath>
        <m:sSub>
          <m:sSubPr>
            <m:ctrlPr>
              <w:rPr>
                <w:rFonts w:ascii="Cambria Math" w:hAnsi="Cambria Math"/>
                <w:i/>
                <w:color w:val="000000"/>
                <w:sz w:val="22"/>
                <w:szCs w:val="22"/>
              </w:rPr>
            </m:ctrlPr>
          </m:sSubPr>
          <m:e>
            <m:r>
              <m:rPr>
                <m:sty m:val="p"/>
              </m:rPr>
              <w:rPr>
                <w:rFonts w:ascii="Cambria Math" w:hAnsi="Cambria Math"/>
                <w:color w:val="000000"/>
                <w:sz w:val="22"/>
                <w:szCs w:val="22"/>
              </w:rPr>
              <m:t>β</m:t>
            </m:r>
            <m:ctrlPr>
              <w:rPr>
                <w:rFonts w:ascii="Cambria Math" w:hAnsi="Cambria Math"/>
                <w:color w:val="000000"/>
                <w:sz w:val="22"/>
                <w:szCs w:val="22"/>
              </w:rPr>
            </m:ctrlPr>
          </m:e>
          <m:sub>
            <m:r>
              <w:rPr>
                <w:rFonts w:ascii="Cambria Math" w:hAnsi="Cambria Math"/>
                <w:color w:val="000000"/>
                <w:sz w:val="22"/>
                <w:szCs w:val="22"/>
              </w:rPr>
              <m:t>ITE</m:t>
            </m:r>
          </m:sub>
        </m:sSub>
      </m:oMath>
      <w:r>
        <w:rPr>
          <w:color w:val="000000"/>
          <w:sz w:val="22"/>
          <w:szCs w:val="22"/>
        </w:rPr>
        <w:t xml:space="preserve"> </w:t>
      </w:r>
      <w:r w:rsidRPr="00066946">
        <w:rPr>
          <w:color w:val="000000"/>
          <w:sz w:val="22"/>
          <w:szCs w:val="22"/>
        </w:rPr>
        <w:t xml:space="preserve">estimates and their </w:t>
      </w:r>
      <w:r w:rsidRPr="00066946">
        <w:rPr>
          <w:i/>
          <w:iCs/>
          <w:color w:val="000000"/>
          <w:sz w:val="22"/>
          <w:szCs w:val="22"/>
        </w:rPr>
        <w:t>P</w:t>
      </w:r>
      <w:r w:rsidRPr="00066946">
        <w:rPr>
          <w:color w:val="000000"/>
          <w:sz w:val="22"/>
          <w:szCs w:val="22"/>
        </w:rPr>
        <w:t xml:space="preserve">-values can fluctuate substantially, often failing to reach statistical significance. This instability may undermine confidence in the model’s results and their interpretability. </w:t>
      </w:r>
    </w:p>
    <w:p w14:paraId="231FA605" w14:textId="6D6C89F3" w:rsidR="00066946" w:rsidRPr="00496B43" w:rsidRDefault="00066946" w:rsidP="00496B43">
      <w:pPr>
        <w:spacing w:before="240" w:after="240" w:line="360" w:lineRule="auto"/>
        <w:ind w:firstLine="720"/>
        <w:rPr>
          <w:color w:val="000000"/>
          <w:sz w:val="22"/>
          <w:szCs w:val="22"/>
        </w:rPr>
      </w:pPr>
      <w:r w:rsidRPr="00066946">
        <w:rPr>
          <w:color w:val="000000"/>
          <w:sz w:val="22"/>
          <w:szCs w:val="22"/>
        </w:rPr>
        <w:t xml:space="preserve">In a simulation experiment using a dataset of 1,000 samples with 150 covariates, treatment, and outcome (see </w:t>
      </w:r>
      <w:r w:rsidR="0087056D" w:rsidRPr="0087056D">
        <w:rPr>
          <w:b/>
          <w:bCs/>
          <w:color w:val="000000"/>
          <w:sz w:val="22"/>
          <w:szCs w:val="22"/>
        </w:rPr>
        <w:t xml:space="preserve">Appendix </w:t>
      </w:r>
      <w:r w:rsidRPr="0087056D">
        <w:rPr>
          <w:b/>
          <w:bCs/>
          <w:color w:val="000000"/>
          <w:sz w:val="22"/>
          <w:szCs w:val="22"/>
        </w:rPr>
        <w:t>Methods</w:t>
      </w:r>
      <w:r w:rsidRPr="00066946">
        <w:rPr>
          <w:color w:val="000000"/>
          <w:sz w:val="22"/>
          <w:szCs w:val="22"/>
        </w:rPr>
        <w:t>), the estimate</w:t>
      </w:r>
      <w:r>
        <w:rPr>
          <w:color w:val="000000"/>
          <w:sz w:val="22"/>
          <w:szCs w:val="22"/>
        </w:rPr>
        <w:t xml:space="preserve">s </w:t>
      </w:r>
      <w:r w:rsidRPr="00066946">
        <w:rPr>
          <w:color w:val="000000"/>
          <w:sz w:val="22"/>
          <w:szCs w:val="22"/>
        </w:rPr>
        <w:t xml:space="preserve">and statistical significance of </w:t>
      </w:r>
      <m:oMath>
        <m:sSub>
          <m:sSubPr>
            <m:ctrlPr>
              <w:rPr>
                <w:rFonts w:ascii="Cambria Math" w:hAnsi="Cambria Math"/>
                <w:i/>
                <w:color w:val="000000"/>
                <w:sz w:val="22"/>
                <w:szCs w:val="22"/>
              </w:rPr>
            </m:ctrlPr>
          </m:sSubPr>
          <m:e>
            <m:r>
              <m:rPr>
                <m:sty m:val="p"/>
              </m:rPr>
              <w:rPr>
                <w:rFonts w:ascii="Cambria Math" w:hAnsi="Cambria Math"/>
                <w:color w:val="000000"/>
                <w:sz w:val="22"/>
                <w:szCs w:val="22"/>
              </w:rPr>
              <m:t>β</m:t>
            </m:r>
            <m:ctrlPr>
              <w:rPr>
                <w:rFonts w:ascii="Cambria Math" w:hAnsi="Cambria Math"/>
                <w:color w:val="000000"/>
                <w:sz w:val="22"/>
                <w:szCs w:val="22"/>
              </w:rPr>
            </m:ctrlPr>
          </m:e>
          <m:sub>
            <m:r>
              <w:rPr>
                <w:rFonts w:ascii="Cambria Math" w:hAnsi="Cambria Math"/>
                <w:color w:val="000000"/>
                <w:sz w:val="22"/>
                <w:szCs w:val="22"/>
              </w:rPr>
              <m:t>ITE</m:t>
            </m:r>
          </m:sub>
        </m:sSub>
      </m:oMath>
      <w:r>
        <w:rPr>
          <w:color w:val="000000"/>
          <w:sz w:val="22"/>
          <w:szCs w:val="22"/>
        </w:rPr>
        <w:t xml:space="preserve"> </w:t>
      </w:r>
      <w:r w:rsidRPr="00066946">
        <w:rPr>
          <w:color w:val="000000"/>
          <w:sz w:val="22"/>
          <w:szCs w:val="22"/>
        </w:rPr>
        <w:t xml:space="preserve">varied widely depending on the choice of single random seed used for model training (see </w:t>
      </w:r>
      <w:r w:rsidRPr="00066946">
        <w:rPr>
          <w:b/>
          <w:bCs/>
          <w:color w:val="000000"/>
          <w:sz w:val="22"/>
          <w:szCs w:val="22"/>
        </w:rPr>
        <w:t>Fig 2a</w:t>
      </w:r>
      <w:r w:rsidRPr="00066946">
        <w:rPr>
          <w:color w:val="000000"/>
          <w:sz w:val="22"/>
          <w:szCs w:val="22"/>
        </w:rPr>
        <w:t xml:space="preserve">). While </w:t>
      </w:r>
      <m:oMath>
        <m:sSub>
          <m:sSubPr>
            <m:ctrlPr>
              <w:rPr>
                <w:rFonts w:ascii="Cambria Math" w:hAnsi="Cambria Math"/>
                <w:i/>
                <w:color w:val="000000"/>
                <w:sz w:val="22"/>
                <w:szCs w:val="22"/>
              </w:rPr>
            </m:ctrlPr>
          </m:sSubPr>
          <m:e>
            <m:r>
              <m:rPr>
                <m:sty m:val="p"/>
              </m:rPr>
              <w:rPr>
                <w:rFonts w:ascii="Cambria Math" w:hAnsi="Cambria Math"/>
                <w:color w:val="000000"/>
                <w:sz w:val="22"/>
                <w:szCs w:val="22"/>
              </w:rPr>
              <m:t>β</m:t>
            </m:r>
            <m:ctrlPr>
              <w:rPr>
                <w:rFonts w:ascii="Cambria Math" w:hAnsi="Cambria Math"/>
                <w:color w:val="000000"/>
                <w:sz w:val="22"/>
                <w:szCs w:val="22"/>
              </w:rPr>
            </m:ctrlPr>
          </m:e>
          <m:sub>
            <m:r>
              <w:rPr>
                <w:rFonts w:ascii="Cambria Math" w:hAnsi="Cambria Math"/>
                <w:color w:val="000000"/>
                <w:sz w:val="22"/>
                <w:szCs w:val="22"/>
              </w:rPr>
              <m:t>ATE</m:t>
            </m:r>
          </m:sub>
        </m:sSub>
      </m:oMath>
      <w:r w:rsidR="00496B43">
        <w:rPr>
          <w:color w:val="000000"/>
          <w:sz w:val="22"/>
          <w:szCs w:val="22"/>
        </w:rPr>
        <w:t xml:space="preserve"> </w:t>
      </w:r>
      <w:r w:rsidRPr="00066946">
        <w:rPr>
          <w:color w:val="000000"/>
          <w:sz w:val="22"/>
          <w:szCs w:val="22"/>
        </w:rPr>
        <w:t xml:space="preserve">estimates remained stable across all seeds, ITE predictions </w:t>
      </w:r>
      <w:r>
        <w:rPr>
          <w:color w:val="000000"/>
          <w:sz w:val="22"/>
          <w:szCs w:val="22"/>
        </w:rPr>
        <w:t xml:space="preserve">significantly </w:t>
      </w:r>
      <w:r w:rsidRPr="00066946">
        <w:rPr>
          <w:color w:val="000000"/>
          <w:sz w:val="22"/>
          <w:szCs w:val="22"/>
        </w:rPr>
        <w:t xml:space="preserve">explained the variance in observed outcomes well for only half of the seeds, while failing to do so for the other half. This makes it difficult to determine whether the 150 covariates used in the analysis truly capture key moderators of </w:t>
      </w:r>
      <w:r w:rsidRPr="00066946">
        <w:rPr>
          <w:color w:val="000000"/>
          <w:sz w:val="22"/>
          <w:szCs w:val="22"/>
        </w:rPr>
        <w:lastRenderedPageBreak/>
        <w:t xml:space="preserve">individual-level treatment </w:t>
      </w:r>
      <w:proofErr w:type="gramStart"/>
      <w:r w:rsidRPr="00066946">
        <w:rPr>
          <w:color w:val="000000"/>
          <w:sz w:val="22"/>
          <w:szCs w:val="22"/>
        </w:rPr>
        <w:t>effects, and</w:t>
      </w:r>
      <w:proofErr w:type="gramEnd"/>
      <w:r w:rsidRPr="00066946">
        <w:rPr>
          <w:color w:val="000000"/>
          <w:sz w:val="22"/>
          <w:szCs w:val="22"/>
        </w:rPr>
        <w:t xml:space="preserve"> may lead to misleading conclusions if results from only a favorable seed are reported (see </w:t>
      </w:r>
      <w:r w:rsidRPr="00066946">
        <w:rPr>
          <w:b/>
          <w:bCs/>
          <w:color w:val="000000"/>
          <w:sz w:val="22"/>
          <w:szCs w:val="22"/>
        </w:rPr>
        <w:t>Fig 2a</w:t>
      </w:r>
      <w:r w:rsidRPr="00066946">
        <w:rPr>
          <w:color w:val="000000"/>
          <w:sz w:val="22"/>
          <w:szCs w:val="22"/>
        </w:rPr>
        <w:t>).</w:t>
      </w:r>
    </w:p>
    <w:p w14:paraId="57465A6B" w14:textId="4D81E628" w:rsidR="00066946" w:rsidRPr="00066946" w:rsidRDefault="00066946" w:rsidP="00066946">
      <w:pPr>
        <w:spacing w:after="240" w:line="360" w:lineRule="auto"/>
        <w:ind w:firstLine="720"/>
        <w:rPr>
          <w:color w:val="000000"/>
          <w:sz w:val="22"/>
          <w:szCs w:val="22"/>
        </w:rPr>
      </w:pPr>
      <w:r w:rsidRPr="00066946">
        <w:rPr>
          <w:color w:val="000000"/>
          <w:sz w:val="22"/>
          <w:szCs w:val="22"/>
        </w:rPr>
        <w:t>Such instability may arise from the inherent randomness in building random forest models (e.g., subsampling and random feature selection during tree growth) as well as from the substantial statistical uncertainty involved in ITE prediction itself</w:t>
      </w:r>
      <w:r w:rsidR="00EA793B">
        <w:rPr>
          <w:color w:val="000000"/>
          <w:sz w:val="22"/>
          <w:szCs w:val="22"/>
        </w:rPr>
        <w:t xml:space="preserve"> </w:t>
      </w:r>
      <w:r w:rsidR="00781F50">
        <w:rPr>
          <w:color w:val="000000"/>
          <w:sz w:val="22"/>
          <w:szCs w:val="22"/>
        </w:rPr>
        <w:fldChar w:fldCharType="begin" w:fldLock="1"/>
      </w:r>
      <w:r w:rsidR="00781F50">
        <w:rPr>
          <w:color w:val="000000"/>
          <w:sz w:val="22"/>
          <w:szCs w:val="22"/>
        </w:rPr>
        <w:instrText>ADDIN paperpile_citation &lt;clusterId&gt;P456D733Z184W817&lt;/clusterId&gt;&lt;metadata&gt;&lt;citation&gt;&lt;id&gt;dd6b1846-ac0d-40ce-8e1c-1d76f33b39d1&lt;/id&gt;&lt;/citation&gt;&lt;/metadata&gt;&lt;data&gt;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&lt;/data&gt; \* MERGEFORMAT</w:instrText>
      </w:r>
      <w:r w:rsidR="00781F50">
        <w:rPr>
          <w:color w:val="000000"/>
          <w:sz w:val="22"/>
          <w:szCs w:val="22"/>
        </w:rPr>
        <w:fldChar w:fldCharType="separate"/>
      </w:r>
      <w:r w:rsidR="00781F50">
        <w:rPr>
          <w:noProof/>
          <w:color w:val="000000"/>
          <w:sz w:val="22"/>
          <w:szCs w:val="22"/>
        </w:rPr>
        <w:t>(Athey et al., 2019)</w:t>
      </w:r>
      <w:r w:rsidR="00781F50">
        <w:rPr>
          <w:color w:val="000000"/>
          <w:sz w:val="22"/>
          <w:szCs w:val="22"/>
        </w:rPr>
        <w:fldChar w:fldCharType="end"/>
      </w:r>
      <w:r w:rsidR="00295A8F">
        <w:rPr>
          <w:color w:val="000000"/>
          <w:sz w:val="22"/>
          <w:szCs w:val="22"/>
        </w:rPr>
        <w:t>.</w:t>
      </w:r>
    </w:p>
    <w:p w14:paraId="191E158F" w14:textId="2CD69B28" w:rsidR="00017086" w:rsidRPr="00066946" w:rsidRDefault="00017086" w:rsidP="00A910D5">
      <w:pPr>
        <w:pStyle w:val="Heading3"/>
        <w:spacing w:after="240"/>
        <w:ind w:firstLine="720"/>
        <w:rPr>
          <w:i/>
          <w:iCs w:val="0"/>
          <w:u w:val="single"/>
        </w:rPr>
      </w:pPr>
      <w:r w:rsidRPr="00066946">
        <w:rPr>
          <w:i/>
          <w:iCs w:val="0"/>
          <w:u w:val="single"/>
        </w:rPr>
        <w:t>Seed ensemble to improve reliability</w:t>
      </w:r>
    </w:p>
    <w:p w14:paraId="6C3EA584" w14:textId="28A6A983" w:rsidR="00066946" w:rsidRPr="00496B43" w:rsidRDefault="00066946" w:rsidP="00496B43">
      <w:pPr>
        <w:spacing w:before="240" w:after="240" w:line="360" w:lineRule="auto"/>
        <w:ind w:firstLine="720"/>
        <w:rPr>
          <w:color w:val="000000"/>
          <w:sz w:val="22"/>
          <w:szCs w:val="22"/>
        </w:rPr>
      </w:pPr>
      <w:r w:rsidRPr="00066946">
        <w:rPr>
          <w:color w:val="000000"/>
          <w:sz w:val="22"/>
          <w:szCs w:val="22"/>
        </w:rPr>
        <w:t>As a practical solution to the instability of</w:t>
      </w:r>
      <w:r>
        <w:rPr>
          <w:color w:val="000000"/>
          <w:sz w:val="22"/>
          <w:szCs w:val="22"/>
        </w:rPr>
        <w:t xml:space="preserve"> </w:t>
      </w:r>
      <m:oMath>
        <m:sSub>
          <m:sSubPr>
            <m:ctrlPr>
              <w:rPr>
                <w:rFonts w:ascii="Cambria Math" w:hAnsi="Cambria Math"/>
                <w:i/>
                <w:color w:val="000000"/>
                <w:sz w:val="22"/>
                <w:szCs w:val="22"/>
              </w:rPr>
            </m:ctrlPr>
          </m:sSubPr>
          <m:e>
            <m:r>
              <m:rPr>
                <m:sty m:val="p"/>
              </m:rPr>
              <w:rPr>
                <w:rFonts w:ascii="Cambria Math" w:hAnsi="Cambria Math"/>
                <w:color w:val="000000"/>
                <w:sz w:val="22"/>
                <w:szCs w:val="22"/>
              </w:rPr>
              <m:t>β</m:t>
            </m:r>
            <m:ctrlPr>
              <w:rPr>
                <w:rFonts w:ascii="Cambria Math" w:hAnsi="Cambria Math"/>
                <w:color w:val="000000"/>
                <w:sz w:val="22"/>
                <w:szCs w:val="22"/>
              </w:rPr>
            </m:ctrlPr>
          </m:e>
          <m:sub>
            <m:r>
              <w:rPr>
                <w:rFonts w:ascii="Cambria Math" w:hAnsi="Cambria Math"/>
                <w:color w:val="000000"/>
                <w:sz w:val="22"/>
                <w:szCs w:val="22"/>
              </w:rPr>
              <m:t>ITE</m:t>
            </m:r>
          </m:sub>
        </m:sSub>
      </m:oMath>
      <w:r>
        <w:rPr>
          <w:color w:val="000000"/>
          <w:sz w:val="22"/>
          <w:szCs w:val="22"/>
        </w:rPr>
        <w:t xml:space="preserve"> </w:t>
      </w:r>
      <w:r w:rsidRPr="00066946">
        <w:rPr>
          <w:color w:val="000000"/>
          <w:sz w:val="22"/>
          <w:szCs w:val="22"/>
        </w:rPr>
        <w:t xml:space="preserve">estimates across random seeds, we propose the use of a </w:t>
      </w:r>
      <w:r w:rsidRPr="00066946">
        <w:rPr>
          <w:i/>
          <w:iCs/>
          <w:color w:val="000000"/>
          <w:sz w:val="22"/>
          <w:szCs w:val="22"/>
        </w:rPr>
        <w:t>seed ensemble</w:t>
      </w:r>
      <w:r w:rsidRPr="00066946">
        <w:rPr>
          <w:color w:val="000000"/>
          <w:sz w:val="22"/>
          <w:szCs w:val="22"/>
        </w:rPr>
        <w:t xml:space="preserve">. This approach involves training multiple GRF models using the same variables and hyperparameter configuration but with different random </w:t>
      </w:r>
      <w:r w:rsidR="00295A8F" w:rsidRPr="00066946">
        <w:rPr>
          <w:color w:val="000000"/>
          <w:sz w:val="22"/>
          <w:szCs w:val="22"/>
        </w:rPr>
        <w:t>seeds and</w:t>
      </w:r>
      <w:r w:rsidRPr="00066946">
        <w:rPr>
          <w:color w:val="000000"/>
          <w:sz w:val="22"/>
          <w:szCs w:val="22"/>
        </w:rPr>
        <w:t xml:space="preserve"> then aggregating them into a single ‘big model’. If each model contains </w:t>
      </w:r>
      <w:r w:rsidRPr="00066946">
        <w:rPr>
          <w:i/>
          <w:iCs/>
          <w:color w:val="000000"/>
          <w:sz w:val="22"/>
          <w:szCs w:val="22"/>
        </w:rPr>
        <w:t>n</w:t>
      </w:r>
      <w:r w:rsidRPr="00066946">
        <w:rPr>
          <w:color w:val="000000"/>
          <w:sz w:val="22"/>
          <w:szCs w:val="22"/>
        </w:rPr>
        <w:t xml:space="preserve"> trees and </w:t>
      </w:r>
      <w:r w:rsidRPr="00066946">
        <w:rPr>
          <w:i/>
          <w:iCs/>
          <w:color w:val="000000"/>
          <w:sz w:val="22"/>
          <w:szCs w:val="22"/>
        </w:rPr>
        <w:t>k</w:t>
      </w:r>
      <w:r w:rsidRPr="00066946">
        <w:rPr>
          <w:color w:val="000000"/>
          <w:sz w:val="22"/>
          <w:szCs w:val="22"/>
        </w:rPr>
        <w:t xml:space="preserve"> such models are combined, the resulting ensemble contains a total of </w:t>
      </w:r>
      <w:r w:rsidRPr="00066946">
        <w:rPr>
          <w:i/>
          <w:iCs/>
          <w:color w:val="000000"/>
          <w:sz w:val="22"/>
          <w:szCs w:val="22"/>
        </w:rPr>
        <w:t>k × n</w:t>
      </w:r>
      <w:r w:rsidRPr="00066946">
        <w:rPr>
          <w:color w:val="000000"/>
          <w:sz w:val="22"/>
          <w:szCs w:val="22"/>
        </w:rPr>
        <w:t xml:space="preserve"> trees. </w:t>
      </w:r>
    </w:p>
    <w:p w14:paraId="26E93C1D" w14:textId="7DD9B3AB" w:rsidR="00066946" w:rsidRPr="00496B43" w:rsidRDefault="00066946" w:rsidP="00496B43">
      <w:pPr>
        <w:spacing w:before="240" w:after="240" w:line="360" w:lineRule="auto"/>
        <w:ind w:firstLine="720"/>
        <w:rPr>
          <w:color w:val="000000"/>
          <w:sz w:val="22"/>
          <w:szCs w:val="22"/>
        </w:rPr>
      </w:pPr>
      <w:r w:rsidRPr="00066946">
        <w:rPr>
          <w:color w:val="000000"/>
          <w:sz w:val="22"/>
          <w:szCs w:val="22"/>
        </w:rPr>
        <w:t xml:space="preserve">Importantly, we emphasize that constructing a model with </w:t>
      </w:r>
      <w:r w:rsidRPr="00066946">
        <w:rPr>
          <w:i/>
          <w:iCs/>
          <w:color w:val="000000"/>
          <w:sz w:val="22"/>
          <w:szCs w:val="22"/>
        </w:rPr>
        <w:t>k × n</w:t>
      </w:r>
      <w:r w:rsidRPr="00066946">
        <w:rPr>
          <w:color w:val="000000"/>
          <w:sz w:val="22"/>
          <w:szCs w:val="22"/>
        </w:rPr>
        <w:t xml:space="preserve"> trees using a single seed is not equivalent to combining </w:t>
      </w:r>
      <w:r w:rsidRPr="00066946">
        <w:rPr>
          <w:i/>
          <w:iCs/>
          <w:color w:val="000000"/>
          <w:sz w:val="22"/>
          <w:szCs w:val="22"/>
        </w:rPr>
        <w:t>k</w:t>
      </w:r>
      <w:r w:rsidRPr="00066946">
        <w:rPr>
          <w:color w:val="000000"/>
          <w:sz w:val="22"/>
          <w:szCs w:val="22"/>
        </w:rPr>
        <w:t xml:space="preserve"> models with </w:t>
      </w:r>
      <w:r w:rsidRPr="00066946">
        <w:rPr>
          <w:i/>
          <w:iCs/>
          <w:color w:val="000000"/>
          <w:sz w:val="22"/>
          <w:szCs w:val="22"/>
        </w:rPr>
        <w:t>n</w:t>
      </w:r>
      <w:r w:rsidRPr="00066946">
        <w:rPr>
          <w:color w:val="000000"/>
          <w:sz w:val="22"/>
          <w:szCs w:val="22"/>
        </w:rPr>
        <w:t xml:space="preserve"> trees each using </w:t>
      </w:r>
      <w:r w:rsidRPr="00066946">
        <w:rPr>
          <w:i/>
          <w:iCs/>
          <w:color w:val="000000"/>
          <w:sz w:val="22"/>
          <w:szCs w:val="22"/>
        </w:rPr>
        <w:t>k</w:t>
      </w:r>
      <w:r w:rsidRPr="00066946">
        <w:rPr>
          <w:color w:val="000000"/>
          <w:sz w:val="22"/>
          <w:szCs w:val="22"/>
        </w:rPr>
        <w:t xml:space="preserve"> different seeds. Although the total number of trees is the same, the ensemble trained across diverse seeds introduces greater structural variation and reduces individual sources of randomness. In our simulations, we evaluated the variability of calibration metrics under a seed-ensembled condition, where instead of training a GRF model with </w:t>
      </w:r>
      <w:r w:rsidR="008B46D5">
        <w:rPr>
          <w:color w:val="000000"/>
          <w:sz w:val="22"/>
          <w:szCs w:val="22"/>
        </w:rPr>
        <w:t>5</w:t>
      </w:r>
      <w:r w:rsidRPr="00066946">
        <w:rPr>
          <w:color w:val="000000"/>
          <w:sz w:val="22"/>
          <w:szCs w:val="22"/>
        </w:rPr>
        <w:t xml:space="preserve">,000 trees using a single seed, we aggregated models trained with </w:t>
      </w:r>
      <w:r w:rsidR="008B46D5">
        <w:rPr>
          <w:color w:val="000000"/>
          <w:sz w:val="22"/>
          <w:szCs w:val="22"/>
        </w:rPr>
        <w:t>1,0</w:t>
      </w:r>
      <w:r w:rsidRPr="00066946">
        <w:rPr>
          <w:color w:val="000000"/>
          <w:sz w:val="22"/>
          <w:szCs w:val="22"/>
        </w:rPr>
        <w:t xml:space="preserve">00 trees each across five different seeds — totaling </w:t>
      </w:r>
      <w:r w:rsidR="008B46D5">
        <w:rPr>
          <w:color w:val="000000"/>
          <w:sz w:val="22"/>
          <w:szCs w:val="22"/>
        </w:rPr>
        <w:t>5</w:t>
      </w:r>
      <w:r w:rsidRPr="00066946">
        <w:rPr>
          <w:color w:val="000000"/>
          <w:sz w:val="22"/>
          <w:szCs w:val="22"/>
        </w:rPr>
        <w:t xml:space="preserve">,000 trees. We tested four different combinations of five seeds. Unlike the single-seed condition in which calibration metrics varied greatly depending on the chosen seed (see </w:t>
      </w:r>
      <w:r w:rsidRPr="00066946">
        <w:rPr>
          <w:b/>
          <w:bCs/>
          <w:color w:val="000000"/>
          <w:sz w:val="22"/>
          <w:szCs w:val="22"/>
        </w:rPr>
        <w:t>Fig 2a</w:t>
      </w:r>
      <w:r w:rsidRPr="00066946">
        <w:rPr>
          <w:color w:val="000000"/>
          <w:sz w:val="22"/>
          <w:szCs w:val="22"/>
        </w:rPr>
        <w:t xml:space="preserve">), all seed combinations under the seed-ensembled condition yielded </w:t>
      </w:r>
      <m:oMath>
        <m:sSub>
          <m:sSubPr>
            <m:ctrlPr>
              <w:rPr>
                <w:rFonts w:ascii="Cambria Math" w:hAnsi="Cambria Math"/>
                <w:i/>
                <w:color w:val="000000"/>
                <w:sz w:val="22"/>
                <w:szCs w:val="22"/>
              </w:rPr>
            </m:ctrlPr>
          </m:sSubPr>
          <m:e>
            <m:r>
              <m:rPr>
                <m:sty m:val="p"/>
              </m:rPr>
              <w:rPr>
                <w:rFonts w:ascii="Cambria Math" w:hAnsi="Cambria Math"/>
                <w:color w:val="000000"/>
                <w:sz w:val="22"/>
                <w:szCs w:val="22"/>
              </w:rPr>
              <m:t>β</m:t>
            </m:r>
            <m:ctrlPr>
              <w:rPr>
                <w:rFonts w:ascii="Cambria Math" w:hAnsi="Cambria Math"/>
                <w:color w:val="000000"/>
                <w:sz w:val="22"/>
                <w:szCs w:val="22"/>
              </w:rPr>
            </m:ctrlPr>
          </m:e>
          <m:sub>
            <m:r>
              <w:rPr>
                <w:rFonts w:ascii="Cambria Math" w:hAnsi="Cambria Math"/>
                <w:color w:val="000000"/>
                <w:sz w:val="22"/>
                <w:szCs w:val="22"/>
              </w:rPr>
              <m:t>ITE</m:t>
            </m:r>
          </m:sub>
        </m:sSub>
      </m:oMath>
      <w:r w:rsidRPr="00066946">
        <w:rPr>
          <w:color w:val="000000"/>
          <w:sz w:val="22"/>
          <w:szCs w:val="22"/>
        </w:rPr>
        <w:t xml:space="preserve"> estimates that were statistically significant and similar in value (see </w:t>
      </w:r>
      <w:r w:rsidRPr="00066946">
        <w:rPr>
          <w:b/>
          <w:bCs/>
          <w:color w:val="000000"/>
          <w:sz w:val="22"/>
          <w:szCs w:val="22"/>
        </w:rPr>
        <w:t>Fig 2b</w:t>
      </w:r>
      <w:r w:rsidRPr="00066946">
        <w:rPr>
          <w:color w:val="000000"/>
          <w:sz w:val="22"/>
          <w:szCs w:val="22"/>
        </w:rPr>
        <w:t>). These results suggest that, even with the same total number of trees, aggregating models trained under diverse seeds allows for a more reliable evaluation of calibration estimates given a fixed set of variables and hyperparameters.</w:t>
      </w:r>
    </w:p>
    <w:p w14:paraId="07409D90" w14:textId="5E5239C8" w:rsidR="008B46D5" w:rsidRPr="008B46D5" w:rsidRDefault="00066946" w:rsidP="008B46D5">
      <w:pPr>
        <w:spacing w:before="240" w:after="240" w:line="360" w:lineRule="auto"/>
        <w:ind w:firstLine="720"/>
        <w:rPr>
          <w:color w:val="000000"/>
          <w:sz w:val="22"/>
          <w:szCs w:val="22"/>
        </w:rPr>
      </w:pPr>
      <w:r w:rsidRPr="00066946">
        <w:rPr>
          <w:color w:val="000000"/>
          <w:sz w:val="22"/>
          <w:szCs w:val="22"/>
        </w:rPr>
        <w:t>In addition, we extended the simulation to examine how the variability of calibration estimates changes across different combinations of tree and seed counts. Specifically, we tested 16 conditions combining tree counts of 1,000, 2,000, 5,000, and 10,000 with seed counts of 1, 2, 5, and 10</w:t>
      </w:r>
      <w:r w:rsidR="008B46D5">
        <w:rPr>
          <w:color w:val="000000"/>
          <w:sz w:val="22"/>
          <w:szCs w:val="22"/>
        </w:rPr>
        <w:t xml:space="preserve"> (see </w:t>
      </w:r>
      <w:r w:rsidR="008B46D5" w:rsidRPr="008B46D5">
        <w:rPr>
          <w:b/>
          <w:bCs/>
          <w:color w:val="000000"/>
          <w:sz w:val="22"/>
          <w:szCs w:val="22"/>
        </w:rPr>
        <w:t>Fig 2c</w:t>
      </w:r>
      <w:r w:rsidR="008B46D5">
        <w:rPr>
          <w:color w:val="000000"/>
          <w:sz w:val="22"/>
          <w:szCs w:val="22"/>
        </w:rPr>
        <w:t>)</w:t>
      </w:r>
      <w:r w:rsidRPr="00066946">
        <w:rPr>
          <w:color w:val="000000"/>
          <w:sz w:val="22"/>
          <w:szCs w:val="22"/>
        </w:rPr>
        <w:t xml:space="preserve">. For each condition, we fitted 50 GRF models using different random </w:t>
      </w:r>
      <w:r w:rsidR="00726815" w:rsidRPr="00066946">
        <w:rPr>
          <w:color w:val="000000"/>
          <w:sz w:val="22"/>
          <w:szCs w:val="22"/>
        </w:rPr>
        <w:t>seeds and</w:t>
      </w:r>
      <w:r w:rsidRPr="00066946">
        <w:rPr>
          <w:color w:val="000000"/>
          <w:sz w:val="22"/>
          <w:szCs w:val="22"/>
        </w:rPr>
        <w:t xml:space="preserve"> analyzed how the coefficient of variation for </w:t>
      </w:r>
      <m:oMath>
        <m:sSub>
          <m:sSubPr>
            <m:ctrlPr>
              <w:rPr>
                <w:rFonts w:ascii="Cambria Math" w:hAnsi="Cambria Math"/>
                <w:i/>
                <w:color w:val="000000"/>
                <w:sz w:val="22"/>
                <w:szCs w:val="22"/>
              </w:rPr>
            </m:ctrlPr>
          </m:sSubPr>
          <m:e>
            <m:r>
              <m:rPr>
                <m:sty m:val="p"/>
              </m:rPr>
              <w:rPr>
                <w:rFonts w:ascii="Cambria Math" w:hAnsi="Cambria Math"/>
                <w:color w:val="000000"/>
                <w:sz w:val="22"/>
                <w:szCs w:val="22"/>
              </w:rPr>
              <m:t>β</m:t>
            </m:r>
            <m:ctrlPr>
              <w:rPr>
                <w:rFonts w:ascii="Cambria Math" w:hAnsi="Cambria Math"/>
                <w:color w:val="000000"/>
                <w:sz w:val="22"/>
                <w:szCs w:val="22"/>
              </w:rPr>
            </m:ctrlPr>
          </m:e>
          <m:sub>
            <m:r>
              <w:rPr>
                <w:rFonts w:ascii="Cambria Math" w:hAnsi="Cambria Math"/>
                <w:color w:val="000000"/>
                <w:sz w:val="22"/>
                <w:szCs w:val="22"/>
              </w:rPr>
              <m:t>ATE</m:t>
            </m:r>
          </m:sub>
        </m:sSub>
      </m:oMath>
      <w:r w:rsidR="005D3E39">
        <w:rPr>
          <w:color w:val="000000"/>
          <w:sz w:val="22"/>
          <w:szCs w:val="22"/>
        </w:rPr>
        <w:t xml:space="preserve"> </w:t>
      </w:r>
      <w:r w:rsidRPr="00066946">
        <w:rPr>
          <w:color w:val="000000"/>
          <w:sz w:val="22"/>
          <w:szCs w:val="22"/>
        </w:rPr>
        <w:t xml:space="preserve">and </w:t>
      </w:r>
      <m:oMath>
        <m:sSub>
          <m:sSubPr>
            <m:ctrlPr>
              <w:rPr>
                <w:rFonts w:ascii="Cambria Math" w:hAnsi="Cambria Math"/>
                <w:i/>
                <w:color w:val="000000"/>
                <w:sz w:val="22"/>
                <w:szCs w:val="22"/>
              </w:rPr>
            </m:ctrlPr>
          </m:sSubPr>
          <m:e>
            <m:r>
              <m:rPr>
                <m:sty m:val="p"/>
              </m:rPr>
              <w:rPr>
                <w:rFonts w:ascii="Cambria Math" w:hAnsi="Cambria Math"/>
                <w:color w:val="000000"/>
                <w:sz w:val="22"/>
                <w:szCs w:val="22"/>
              </w:rPr>
              <m:t>β</m:t>
            </m:r>
            <m:ctrlPr>
              <w:rPr>
                <w:rFonts w:ascii="Cambria Math" w:hAnsi="Cambria Math"/>
                <w:color w:val="000000"/>
                <w:sz w:val="22"/>
                <w:szCs w:val="22"/>
              </w:rPr>
            </m:ctrlPr>
          </m:e>
          <m:sub>
            <m:r>
              <w:rPr>
                <w:rFonts w:ascii="Cambria Math" w:hAnsi="Cambria Math"/>
                <w:color w:val="000000"/>
                <w:sz w:val="22"/>
                <w:szCs w:val="22"/>
              </w:rPr>
              <m:t>ITE</m:t>
            </m:r>
          </m:sub>
        </m:sSub>
      </m:oMath>
      <w:r w:rsidR="00496B43">
        <w:rPr>
          <w:color w:val="000000"/>
          <w:sz w:val="22"/>
          <w:szCs w:val="22"/>
        </w:rPr>
        <w:t xml:space="preserve"> </w:t>
      </w:r>
      <w:r w:rsidRPr="00066946">
        <w:rPr>
          <w:color w:val="000000"/>
          <w:sz w:val="22"/>
          <w:szCs w:val="22"/>
        </w:rPr>
        <w:t xml:space="preserve">changed as a function of tree and seed </w:t>
      </w:r>
      <w:r w:rsidR="008B46D5">
        <w:rPr>
          <w:color w:val="000000"/>
          <w:sz w:val="22"/>
          <w:szCs w:val="22"/>
        </w:rPr>
        <w:t>combination</w:t>
      </w:r>
      <w:r w:rsidRPr="00066946">
        <w:rPr>
          <w:color w:val="000000"/>
          <w:sz w:val="22"/>
          <w:szCs w:val="22"/>
        </w:rPr>
        <w:t xml:space="preserve"> (see </w:t>
      </w:r>
      <w:r w:rsidR="0087056D" w:rsidRPr="0087056D">
        <w:rPr>
          <w:b/>
          <w:bCs/>
          <w:color w:val="000000"/>
          <w:sz w:val="22"/>
          <w:szCs w:val="22"/>
        </w:rPr>
        <w:t xml:space="preserve">Appendix </w:t>
      </w:r>
      <w:r w:rsidRPr="0087056D">
        <w:rPr>
          <w:b/>
          <w:bCs/>
          <w:color w:val="000000"/>
          <w:sz w:val="22"/>
          <w:szCs w:val="22"/>
        </w:rPr>
        <w:t>Methods</w:t>
      </w:r>
      <w:r w:rsidRPr="00066946">
        <w:rPr>
          <w:color w:val="000000"/>
          <w:sz w:val="22"/>
          <w:szCs w:val="22"/>
        </w:rPr>
        <w:t>).</w:t>
      </w:r>
      <w:r w:rsidR="005D3E39">
        <w:rPr>
          <w:color w:val="000000"/>
          <w:sz w:val="22"/>
          <w:szCs w:val="22"/>
        </w:rPr>
        <w:t xml:space="preserve"> </w:t>
      </w:r>
      <w:r w:rsidRPr="00066946">
        <w:rPr>
          <w:color w:val="000000"/>
          <w:sz w:val="22"/>
          <w:szCs w:val="22"/>
        </w:rPr>
        <w:t>We observed that</w:t>
      </w:r>
      <w:r w:rsidR="00BD1A56">
        <w:rPr>
          <w:color w:val="000000"/>
          <w:sz w:val="22"/>
          <w:szCs w:val="22"/>
        </w:rPr>
        <w:t xml:space="preserve"> coefficients of variation</w:t>
      </w:r>
      <w:r w:rsidRPr="00066946">
        <w:rPr>
          <w:color w:val="000000"/>
          <w:sz w:val="22"/>
          <w:szCs w:val="22"/>
        </w:rPr>
        <w:t xml:space="preserve"> of the log-transformed </w:t>
      </w:r>
      <w:r w:rsidRPr="00066946">
        <w:rPr>
          <w:i/>
          <w:iCs/>
          <w:color w:val="000000"/>
          <w:sz w:val="22"/>
          <w:szCs w:val="22"/>
        </w:rPr>
        <w:t>P</w:t>
      </w:r>
      <w:r w:rsidRPr="00066946">
        <w:rPr>
          <w:color w:val="000000"/>
          <w:sz w:val="22"/>
          <w:szCs w:val="22"/>
        </w:rPr>
        <w:t xml:space="preserve">-values for </w:t>
      </w:r>
      <m:oMath>
        <m:sSub>
          <m:sSubPr>
            <m:ctrlPr>
              <w:rPr>
                <w:rFonts w:ascii="Cambria Math" w:hAnsi="Cambria Math"/>
                <w:i/>
                <w:color w:val="000000"/>
                <w:sz w:val="22"/>
                <w:szCs w:val="22"/>
              </w:rPr>
            </m:ctrlPr>
          </m:sSubPr>
          <m:e>
            <m:r>
              <m:rPr>
                <m:sty m:val="p"/>
              </m:rPr>
              <w:rPr>
                <w:rFonts w:ascii="Cambria Math" w:hAnsi="Cambria Math"/>
                <w:color w:val="000000"/>
                <w:sz w:val="22"/>
                <w:szCs w:val="22"/>
              </w:rPr>
              <m:t>β</m:t>
            </m:r>
            <m:ctrlPr>
              <w:rPr>
                <w:rFonts w:ascii="Cambria Math" w:hAnsi="Cambria Math"/>
                <w:color w:val="000000"/>
                <w:sz w:val="22"/>
                <w:szCs w:val="22"/>
              </w:rPr>
            </m:ctrlPr>
          </m:e>
          <m:sub>
            <m:r>
              <w:rPr>
                <w:rFonts w:ascii="Cambria Math" w:hAnsi="Cambria Math"/>
                <w:color w:val="000000"/>
                <w:sz w:val="22"/>
                <w:szCs w:val="22"/>
              </w:rPr>
              <m:t>ITE</m:t>
            </m:r>
          </m:sub>
        </m:sSub>
      </m:oMath>
      <w:r w:rsidR="00496B43">
        <w:rPr>
          <w:color w:val="000000"/>
          <w:sz w:val="22"/>
          <w:szCs w:val="22"/>
        </w:rPr>
        <w:t xml:space="preserve"> </w:t>
      </w:r>
      <w:r w:rsidRPr="00066946">
        <w:rPr>
          <w:color w:val="000000"/>
          <w:sz w:val="22"/>
          <w:szCs w:val="22"/>
        </w:rPr>
        <w:t xml:space="preserve">was lower in the seed ensembled condition compared to the single-seed condition (see </w:t>
      </w:r>
      <w:r w:rsidRPr="00066946">
        <w:rPr>
          <w:b/>
          <w:bCs/>
          <w:color w:val="000000"/>
          <w:sz w:val="22"/>
          <w:szCs w:val="22"/>
        </w:rPr>
        <w:t>Fig 2c</w:t>
      </w:r>
      <w:r w:rsidRPr="00066946">
        <w:rPr>
          <w:color w:val="000000"/>
          <w:sz w:val="22"/>
          <w:szCs w:val="22"/>
        </w:rPr>
        <w:t>)</w:t>
      </w:r>
      <w:r w:rsidR="008B46D5">
        <w:rPr>
          <w:color w:val="000000"/>
          <w:sz w:val="22"/>
          <w:szCs w:val="22"/>
        </w:rPr>
        <w:t xml:space="preserve">, which implies reliability gain of calibration metrics. </w:t>
      </w:r>
      <w:r w:rsidRPr="00066946">
        <w:rPr>
          <w:color w:val="000000"/>
          <w:sz w:val="22"/>
          <w:szCs w:val="22"/>
        </w:rPr>
        <w:t xml:space="preserve">Interestingly, </w:t>
      </w:r>
      <w:r w:rsidR="00BD1A56">
        <w:rPr>
          <w:color w:val="000000"/>
          <w:sz w:val="22"/>
          <w:szCs w:val="22"/>
        </w:rPr>
        <w:t>coefficients of variations</w:t>
      </w:r>
      <w:r w:rsidRPr="00066946">
        <w:rPr>
          <w:color w:val="000000"/>
          <w:sz w:val="22"/>
          <w:szCs w:val="22"/>
        </w:rPr>
        <w:t xml:space="preserve"> of log-transformed </w:t>
      </w:r>
      <w:r w:rsidRPr="00066946">
        <w:rPr>
          <w:i/>
          <w:iCs/>
          <w:color w:val="000000"/>
          <w:sz w:val="22"/>
          <w:szCs w:val="22"/>
        </w:rPr>
        <w:lastRenderedPageBreak/>
        <w:t>P</w:t>
      </w:r>
      <w:r w:rsidRPr="00066946">
        <w:rPr>
          <w:color w:val="000000"/>
          <w:sz w:val="22"/>
          <w:szCs w:val="22"/>
        </w:rPr>
        <w:t xml:space="preserve">-values for </w:t>
      </w:r>
      <m:oMath>
        <m:sSub>
          <m:sSubPr>
            <m:ctrlPr>
              <w:rPr>
                <w:rFonts w:ascii="Cambria Math" w:hAnsi="Cambria Math"/>
                <w:i/>
                <w:color w:val="000000"/>
                <w:sz w:val="22"/>
                <w:szCs w:val="22"/>
              </w:rPr>
            </m:ctrlPr>
          </m:sSubPr>
          <m:e>
            <m:r>
              <m:rPr>
                <m:sty m:val="p"/>
              </m:rPr>
              <w:rPr>
                <w:rFonts w:ascii="Cambria Math" w:hAnsi="Cambria Math"/>
                <w:color w:val="000000"/>
                <w:sz w:val="22"/>
                <w:szCs w:val="22"/>
              </w:rPr>
              <m:t>β</m:t>
            </m:r>
            <m:ctrlPr>
              <w:rPr>
                <w:rFonts w:ascii="Cambria Math" w:hAnsi="Cambria Math"/>
                <w:color w:val="000000"/>
                <w:sz w:val="22"/>
                <w:szCs w:val="22"/>
              </w:rPr>
            </m:ctrlPr>
          </m:e>
          <m:sub>
            <m:r>
              <w:rPr>
                <w:rFonts w:ascii="Cambria Math" w:hAnsi="Cambria Math"/>
                <w:color w:val="000000"/>
                <w:sz w:val="22"/>
                <w:szCs w:val="22"/>
              </w:rPr>
              <m:t>ATE</m:t>
            </m:r>
          </m:sub>
        </m:sSub>
      </m:oMath>
      <w:r w:rsidRPr="00066946">
        <w:rPr>
          <w:color w:val="000000"/>
          <w:sz w:val="22"/>
          <w:szCs w:val="22"/>
        </w:rPr>
        <w:t xml:space="preserve"> remained consistently low across all conditions, regardless of whether the seed ensemble was used (see </w:t>
      </w:r>
      <w:r w:rsidRPr="00066946">
        <w:rPr>
          <w:b/>
          <w:bCs/>
          <w:color w:val="000000"/>
          <w:sz w:val="22"/>
          <w:szCs w:val="22"/>
        </w:rPr>
        <w:t>Fig 2c</w:t>
      </w:r>
      <w:r w:rsidRPr="00066946">
        <w:rPr>
          <w:color w:val="000000"/>
          <w:sz w:val="22"/>
          <w:szCs w:val="22"/>
        </w:rPr>
        <w:t xml:space="preserve">). The stabilizing effect of the seed ensemble on </w:t>
      </w:r>
      <m:oMath>
        <m:sSub>
          <m:sSubPr>
            <m:ctrlPr>
              <w:rPr>
                <w:rFonts w:ascii="Cambria Math" w:hAnsi="Cambria Math"/>
                <w:i/>
                <w:color w:val="000000"/>
                <w:sz w:val="22"/>
                <w:szCs w:val="22"/>
              </w:rPr>
            </m:ctrlPr>
          </m:sSubPr>
          <m:e>
            <m:r>
              <w:rPr>
                <w:rFonts w:ascii="Cambria Math" w:hAnsi="Cambria Math"/>
                <w:color w:val="000000"/>
                <w:sz w:val="22"/>
                <w:szCs w:val="22"/>
              </w:rPr>
              <m:t>β</m:t>
            </m:r>
          </m:e>
          <m:sub>
            <m:r>
              <w:rPr>
                <w:rFonts w:ascii="Cambria Math" w:hAnsi="Cambria Math"/>
                <w:color w:val="000000"/>
                <w:sz w:val="22"/>
                <w:szCs w:val="22"/>
              </w:rPr>
              <m:t>ITE</m:t>
            </m:r>
          </m:sub>
        </m:sSub>
      </m:oMath>
      <w:r w:rsidR="00496B43">
        <w:rPr>
          <w:color w:val="000000"/>
          <w:sz w:val="22"/>
          <w:szCs w:val="22"/>
        </w:rPr>
        <w:t xml:space="preserve"> </w:t>
      </w:r>
      <w:r w:rsidRPr="00066946">
        <w:rPr>
          <w:color w:val="000000"/>
          <w:sz w:val="22"/>
          <w:szCs w:val="22"/>
        </w:rPr>
        <w:t xml:space="preserve">was robust across both linear and nonlinear treatment functions, as well as under varying degrees of treatment effect heterogeneity (see </w:t>
      </w:r>
      <w:r w:rsidR="00BD1A56">
        <w:rPr>
          <w:b/>
          <w:bCs/>
          <w:color w:val="000000"/>
          <w:sz w:val="22"/>
          <w:szCs w:val="22"/>
        </w:rPr>
        <w:t xml:space="preserve">Appendix A </w:t>
      </w:r>
      <w:r w:rsidRPr="00066946">
        <w:rPr>
          <w:color w:val="000000"/>
          <w:sz w:val="22"/>
          <w:szCs w:val="22"/>
        </w:rPr>
        <w:t xml:space="preserve">and </w:t>
      </w:r>
      <w:r w:rsidR="0087056D" w:rsidRPr="0087056D">
        <w:rPr>
          <w:b/>
          <w:bCs/>
          <w:color w:val="000000"/>
          <w:sz w:val="22"/>
          <w:szCs w:val="22"/>
        </w:rPr>
        <w:t xml:space="preserve">Appendix </w:t>
      </w:r>
      <w:r w:rsidRPr="0087056D">
        <w:rPr>
          <w:b/>
          <w:bCs/>
          <w:color w:val="000000"/>
          <w:sz w:val="22"/>
          <w:szCs w:val="22"/>
        </w:rPr>
        <w:t>Methods</w:t>
      </w:r>
      <w:r w:rsidRPr="00066946">
        <w:rPr>
          <w:color w:val="000000"/>
          <w:sz w:val="22"/>
          <w:szCs w:val="22"/>
        </w:rPr>
        <w:t>).</w:t>
      </w:r>
    </w:p>
    <w:p w14:paraId="35B22C1B" w14:textId="3D051698" w:rsidR="00066946" w:rsidRDefault="00066946" w:rsidP="00066946">
      <w:pPr>
        <w:spacing w:before="240" w:after="240" w:line="360" w:lineRule="auto"/>
        <w:ind w:firstLine="720"/>
        <w:rPr>
          <w:color w:val="000000" w:themeColor="text1"/>
          <w:sz w:val="22"/>
          <w:szCs w:val="22"/>
        </w:rPr>
      </w:pPr>
      <w:r w:rsidRPr="61BF98D9">
        <w:rPr>
          <w:color w:val="000000" w:themeColor="text1"/>
          <w:sz w:val="22"/>
          <w:szCs w:val="22"/>
        </w:rPr>
        <w:t xml:space="preserve">However, it is important to note that using a seed ensemble required more computation time, even when the total number of trees was the same. </w:t>
      </w:r>
      <w:r w:rsidRPr="61BF98D9">
        <w:rPr>
          <w:sz w:val="22"/>
          <w:szCs w:val="22"/>
        </w:rPr>
        <w:t>For example, training a model with 10,000 trees under a single seed took approximately 100 seconds, whereas building a big model by aggregating GRF models with 1,000 trees each across 10 different seeds took about 360 seconds</w:t>
      </w:r>
      <w:r w:rsidR="436D118B" w:rsidRPr="61BF98D9">
        <w:rPr>
          <w:sz w:val="22"/>
          <w:szCs w:val="22"/>
        </w:rPr>
        <w:t xml:space="preserve"> with eight CPU threads of MacBook Air M2-chip</w:t>
      </w:r>
      <w:r w:rsidRPr="61BF98D9">
        <w:rPr>
          <w:color w:val="EE0000"/>
          <w:sz w:val="22"/>
          <w:szCs w:val="22"/>
        </w:rPr>
        <w:t xml:space="preserve"> </w:t>
      </w:r>
      <w:r w:rsidRPr="61BF98D9">
        <w:rPr>
          <w:color w:val="000000" w:themeColor="text1"/>
          <w:sz w:val="22"/>
          <w:szCs w:val="22"/>
        </w:rPr>
        <w:t>(</w:t>
      </w:r>
      <w:r w:rsidR="3E04F4FB" w:rsidRPr="61BF98D9">
        <w:rPr>
          <w:color w:val="000000" w:themeColor="text1"/>
          <w:sz w:val="22"/>
          <w:szCs w:val="22"/>
        </w:rPr>
        <w:t xml:space="preserve">run at up to 3.94 GHz per thread; </w:t>
      </w:r>
      <w:r w:rsidRPr="61BF98D9">
        <w:rPr>
          <w:color w:val="000000" w:themeColor="text1"/>
          <w:sz w:val="22"/>
          <w:szCs w:val="22"/>
        </w:rPr>
        <w:t xml:space="preserve">see </w:t>
      </w:r>
      <w:r w:rsidRPr="61BF98D9">
        <w:rPr>
          <w:b/>
          <w:bCs/>
          <w:color w:val="000000" w:themeColor="text1"/>
          <w:sz w:val="22"/>
          <w:szCs w:val="22"/>
        </w:rPr>
        <w:t>Fig 2c</w:t>
      </w:r>
      <w:r w:rsidRPr="61BF98D9">
        <w:rPr>
          <w:color w:val="000000" w:themeColor="text1"/>
          <w:sz w:val="22"/>
          <w:szCs w:val="22"/>
        </w:rPr>
        <w:t xml:space="preserve">). Thus, while seed </w:t>
      </w:r>
      <w:proofErr w:type="spellStart"/>
      <w:r w:rsidRPr="61BF98D9">
        <w:rPr>
          <w:color w:val="000000" w:themeColor="text1"/>
          <w:sz w:val="22"/>
          <w:szCs w:val="22"/>
        </w:rPr>
        <w:t>ensembling</w:t>
      </w:r>
      <w:proofErr w:type="spellEnd"/>
      <w:r w:rsidRPr="61BF98D9">
        <w:rPr>
          <w:color w:val="000000" w:themeColor="text1"/>
          <w:sz w:val="22"/>
          <w:szCs w:val="22"/>
        </w:rPr>
        <w:t xml:space="preserve"> offers greater stability, it comes at a computational cost, highlighting the need to explore the most efficient combination by balancing stability and runtime.</w:t>
      </w:r>
    </w:p>
    <w:p w14:paraId="10DAA75E" w14:textId="1203D9D7" w:rsidR="008B46D5" w:rsidRPr="00A46F6F" w:rsidRDefault="0074609D" w:rsidP="00066946">
      <w:pPr>
        <w:spacing w:before="240" w:after="240" w:line="360" w:lineRule="auto"/>
        <w:ind w:firstLine="720"/>
        <w:rPr>
          <w:color w:val="000000"/>
          <w:sz w:val="22"/>
          <w:szCs w:val="22"/>
        </w:rPr>
      </w:pPr>
      <w:r>
        <w:rPr>
          <w:color w:val="000000"/>
          <w:sz w:val="22"/>
          <w:szCs w:val="22"/>
        </w:rPr>
        <w:t>I</w:t>
      </w:r>
      <w:r w:rsidR="00A46F6F" w:rsidRPr="00A46F6F">
        <w:rPr>
          <w:color w:val="000000"/>
          <w:sz w:val="22"/>
          <w:szCs w:val="22"/>
        </w:rPr>
        <w:t>n addition to examining a calibration metric of ITE</w:t>
      </w:r>
      <w:r w:rsidR="00726815">
        <w:rPr>
          <w:color w:val="000000"/>
          <w:sz w:val="22"/>
          <w:szCs w:val="22"/>
        </w:rPr>
        <w:t xml:space="preserve"> prediction</w:t>
      </w:r>
      <w:r w:rsidR="00A46F6F" w:rsidRPr="00A46F6F">
        <w:rPr>
          <w:color w:val="000000"/>
          <w:sz w:val="22"/>
          <w:szCs w:val="22"/>
        </w:rPr>
        <w:t>, we assessed the accuracy and reliability of ITE predictions across different seed and tree configurations. To control for the number of trees, we focused on four conditions from the original 16 conditions: (</w:t>
      </w:r>
      <w:proofErr w:type="spellStart"/>
      <w:r w:rsidR="00A46F6F" w:rsidRPr="00A46F6F">
        <w:rPr>
          <w:color w:val="000000"/>
          <w:sz w:val="22"/>
          <w:szCs w:val="22"/>
        </w:rPr>
        <w:t>n_seed</w:t>
      </w:r>
      <w:r w:rsidR="0046768D">
        <w:rPr>
          <w:color w:val="000000"/>
          <w:sz w:val="22"/>
          <w:szCs w:val="22"/>
        </w:rPr>
        <w:t>s</w:t>
      </w:r>
      <w:proofErr w:type="spellEnd"/>
      <w:r w:rsidR="00A46F6F" w:rsidRPr="00A46F6F">
        <w:rPr>
          <w:color w:val="000000"/>
          <w:sz w:val="22"/>
          <w:szCs w:val="22"/>
        </w:rPr>
        <w:t xml:space="preserve">, </w:t>
      </w:r>
      <w:proofErr w:type="spellStart"/>
      <w:r w:rsidR="00A46F6F" w:rsidRPr="00A46F6F">
        <w:rPr>
          <w:color w:val="000000"/>
          <w:sz w:val="22"/>
          <w:szCs w:val="22"/>
        </w:rPr>
        <w:t>n_tree</w:t>
      </w:r>
      <w:r w:rsidR="0046768D">
        <w:rPr>
          <w:color w:val="000000"/>
          <w:sz w:val="22"/>
          <w:szCs w:val="22"/>
        </w:rPr>
        <w:t>s</w:t>
      </w:r>
      <w:proofErr w:type="spellEnd"/>
      <w:r w:rsidR="00A46F6F" w:rsidRPr="00A46F6F">
        <w:rPr>
          <w:color w:val="000000"/>
          <w:sz w:val="22"/>
          <w:szCs w:val="22"/>
        </w:rPr>
        <w:t xml:space="preserve">): [(1, 10,000), (2, 5,000), (5, 2,000), and (10, 1,000)], each yielding 10,000 trees per model. For each of the 50 models per condition, Pearson correlation between the true and predicted ITEs was computed as an accuracy metric. One-way ANOVA and Levene’s test were used to assess differences in the mean and variance of this metric across the four conditions (see </w:t>
      </w:r>
      <w:r w:rsidR="00A46F6F" w:rsidRPr="00A46F6F">
        <w:rPr>
          <w:b/>
          <w:bCs/>
          <w:color w:val="000000"/>
          <w:sz w:val="22"/>
          <w:szCs w:val="22"/>
        </w:rPr>
        <w:t>Methods</w:t>
      </w:r>
      <w:r w:rsidR="00A46F6F" w:rsidRPr="00A46F6F">
        <w:rPr>
          <w:color w:val="000000"/>
          <w:sz w:val="22"/>
          <w:szCs w:val="22"/>
        </w:rPr>
        <w:t xml:space="preserve"> and </w:t>
      </w:r>
      <w:r w:rsidR="00A46F6F" w:rsidRPr="00A46F6F">
        <w:rPr>
          <w:b/>
          <w:bCs/>
          <w:color w:val="000000"/>
          <w:sz w:val="22"/>
          <w:szCs w:val="22"/>
        </w:rPr>
        <w:t>Fig 2d</w:t>
      </w:r>
      <w:r w:rsidR="00A46F6F" w:rsidRPr="00A46F6F">
        <w:rPr>
          <w:color w:val="000000"/>
          <w:sz w:val="22"/>
          <w:szCs w:val="22"/>
        </w:rPr>
        <w:t>).</w:t>
      </w:r>
    </w:p>
    <w:p w14:paraId="3DB1EA3C" w14:textId="080070FE" w:rsidR="00A46F6F" w:rsidRPr="0046768D" w:rsidRDefault="00A46F6F" w:rsidP="00066946">
      <w:pPr>
        <w:spacing w:before="240" w:after="240" w:line="360" w:lineRule="auto"/>
        <w:ind w:firstLine="720"/>
        <w:rPr>
          <w:color w:val="000000" w:themeColor="text1"/>
          <w:sz w:val="22"/>
          <w:szCs w:val="22"/>
        </w:rPr>
      </w:pPr>
      <w:r w:rsidRPr="0046768D">
        <w:rPr>
          <w:color w:val="000000" w:themeColor="text1"/>
          <w:sz w:val="22"/>
          <w:szCs w:val="22"/>
        </w:rPr>
        <w:t>While no significant differences in mean accuracy were observed across conditions (</w:t>
      </w:r>
      <w:proofErr w:type="gramStart"/>
      <w:r w:rsidRPr="0046768D">
        <w:rPr>
          <w:i/>
          <w:iCs/>
          <w:color w:val="000000" w:themeColor="text1"/>
          <w:sz w:val="22"/>
          <w:szCs w:val="22"/>
        </w:rPr>
        <w:t>F</w:t>
      </w:r>
      <w:r w:rsidRPr="0046768D">
        <w:rPr>
          <w:color w:val="000000" w:themeColor="text1"/>
          <w:sz w:val="22"/>
          <w:szCs w:val="22"/>
        </w:rPr>
        <w:t>(</w:t>
      </w:r>
      <w:proofErr w:type="gramEnd"/>
      <w:r w:rsidR="00682C83" w:rsidRPr="0046768D">
        <w:rPr>
          <w:color w:val="000000" w:themeColor="text1"/>
          <w:sz w:val="22"/>
          <w:szCs w:val="22"/>
        </w:rPr>
        <w:t>3</w:t>
      </w:r>
      <w:r w:rsidRPr="0046768D">
        <w:rPr>
          <w:color w:val="000000" w:themeColor="text1"/>
          <w:sz w:val="22"/>
          <w:szCs w:val="22"/>
        </w:rPr>
        <w:t xml:space="preserve">, </w:t>
      </w:r>
      <w:r w:rsidR="00682C83" w:rsidRPr="0046768D">
        <w:rPr>
          <w:color w:val="000000" w:themeColor="text1"/>
          <w:sz w:val="22"/>
          <w:szCs w:val="22"/>
        </w:rPr>
        <w:t>196</w:t>
      </w:r>
      <w:r w:rsidRPr="0046768D">
        <w:rPr>
          <w:color w:val="000000" w:themeColor="text1"/>
          <w:sz w:val="22"/>
          <w:szCs w:val="22"/>
        </w:rPr>
        <w:t xml:space="preserve">) = </w:t>
      </w:r>
      <w:r w:rsidR="00682C83" w:rsidRPr="0046768D">
        <w:rPr>
          <w:color w:val="000000" w:themeColor="text1"/>
          <w:sz w:val="22"/>
          <w:szCs w:val="22"/>
        </w:rPr>
        <w:t>1.951</w:t>
      </w:r>
      <w:r w:rsidRPr="0046768D">
        <w:rPr>
          <w:color w:val="000000" w:themeColor="text1"/>
          <w:sz w:val="22"/>
          <w:szCs w:val="22"/>
        </w:rPr>
        <w:t xml:space="preserve">, </w:t>
      </w:r>
      <w:r w:rsidRPr="0046768D">
        <w:rPr>
          <w:i/>
          <w:iCs/>
          <w:color w:val="000000" w:themeColor="text1"/>
          <w:sz w:val="22"/>
          <w:szCs w:val="22"/>
        </w:rPr>
        <w:t>P</w:t>
      </w:r>
      <w:r w:rsidRPr="0046768D">
        <w:rPr>
          <w:color w:val="000000" w:themeColor="text1"/>
          <w:sz w:val="22"/>
          <w:szCs w:val="22"/>
        </w:rPr>
        <w:t xml:space="preserve"> = </w:t>
      </w:r>
      <w:r w:rsidR="00682C83" w:rsidRPr="0046768D">
        <w:rPr>
          <w:color w:val="000000" w:themeColor="text1"/>
          <w:sz w:val="22"/>
          <w:szCs w:val="22"/>
        </w:rPr>
        <w:t>.123</w:t>
      </w:r>
      <w:r w:rsidRPr="0046768D">
        <w:rPr>
          <w:color w:val="000000" w:themeColor="text1"/>
          <w:sz w:val="22"/>
          <w:szCs w:val="22"/>
        </w:rPr>
        <w:t>), the variance differed significantly (</w:t>
      </w:r>
      <w:proofErr w:type="gramStart"/>
      <w:r w:rsidRPr="0046768D">
        <w:rPr>
          <w:i/>
          <w:iCs/>
          <w:color w:val="000000" w:themeColor="text1"/>
          <w:sz w:val="22"/>
          <w:szCs w:val="22"/>
        </w:rPr>
        <w:t>F</w:t>
      </w:r>
      <w:r w:rsidRPr="0046768D">
        <w:rPr>
          <w:color w:val="000000" w:themeColor="text1"/>
          <w:sz w:val="22"/>
          <w:szCs w:val="22"/>
        </w:rPr>
        <w:t>(</w:t>
      </w:r>
      <w:proofErr w:type="gramEnd"/>
      <w:r w:rsidR="00682C83" w:rsidRPr="0046768D">
        <w:rPr>
          <w:color w:val="000000" w:themeColor="text1"/>
          <w:sz w:val="22"/>
          <w:szCs w:val="22"/>
        </w:rPr>
        <w:t>3</w:t>
      </w:r>
      <w:r w:rsidRPr="0046768D">
        <w:rPr>
          <w:color w:val="000000" w:themeColor="text1"/>
          <w:sz w:val="22"/>
          <w:szCs w:val="22"/>
        </w:rPr>
        <w:t>,</w:t>
      </w:r>
      <w:r w:rsidR="00682C83" w:rsidRPr="0046768D">
        <w:rPr>
          <w:color w:val="000000" w:themeColor="text1"/>
          <w:sz w:val="22"/>
          <w:szCs w:val="22"/>
        </w:rPr>
        <w:t xml:space="preserve"> 196</w:t>
      </w:r>
      <w:r w:rsidRPr="0046768D">
        <w:rPr>
          <w:color w:val="000000" w:themeColor="text1"/>
          <w:sz w:val="22"/>
          <w:szCs w:val="22"/>
        </w:rPr>
        <w:t xml:space="preserve">) = </w:t>
      </w:r>
      <w:r w:rsidR="00682C83" w:rsidRPr="0046768D">
        <w:rPr>
          <w:color w:val="000000" w:themeColor="text1"/>
          <w:sz w:val="22"/>
          <w:szCs w:val="22"/>
        </w:rPr>
        <w:t>6.050</w:t>
      </w:r>
      <w:r w:rsidRPr="0046768D">
        <w:rPr>
          <w:color w:val="000000" w:themeColor="text1"/>
          <w:sz w:val="22"/>
          <w:szCs w:val="22"/>
        </w:rPr>
        <w:t xml:space="preserve">, </w:t>
      </w:r>
      <w:r w:rsidRPr="0046768D">
        <w:rPr>
          <w:i/>
          <w:iCs/>
          <w:color w:val="000000" w:themeColor="text1"/>
          <w:sz w:val="22"/>
          <w:szCs w:val="22"/>
        </w:rPr>
        <w:t>P</w:t>
      </w:r>
      <w:r w:rsidRPr="0046768D">
        <w:rPr>
          <w:color w:val="000000" w:themeColor="text1"/>
          <w:sz w:val="22"/>
          <w:szCs w:val="22"/>
        </w:rPr>
        <w:t xml:space="preserve"> = </w:t>
      </w:r>
      <w:r w:rsidR="00682C83" w:rsidRPr="0046768D">
        <w:rPr>
          <w:color w:val="000000" w:themeColor="text1"/>
          <w:sz w:val="22"/>
          <w:szCs w:val="22"/>
        </w:rPr>
        <w:t>6</w:t>
      </w:r>
      <w:r w:rsidR="00682C83" w:rsidRPr="0046768D">
        <w:rPr>
          <w:color w:val="000000" w:themeColor="text1"/>
          <w:sz w:val="22"/>
          <w:szCs w:val="22"/>
          <w:shd w:val="clear" w:color="auto" w:fill="FFFFFF"/>
        </w:rPr>
        <w:t>×10</w:t>
      </w:r>
      <w:r w:rsidR="00682C83" w:rsidRPr="0046768D">
        <w:rPr>
          <w:color w:val="000000" w:themeColor="text1"/>
          <w:sz w:val="22"/>
          <w:szCs w:val="22"/>
          <w:shd w:val="clear" w:color="auto" w:fill="FFFFFF"/>
          <w:vertAlign w:val="superscript"/>
        </w:rPr>
        <w:t>-</w:t>
      </w:r>
      <w:r w:rsidR="0046768D" w:rsidRPr="0046768D">
        <w:rPr>
          <w:color w:val="000000" w:themeColor="text1"/>
          <w:sz w:val="22"/>
          <w:szCs w:val="22"/>
          <w:shd w:val="clear" w:color="auto" w:fill="FFFFFF"/>
          <w:vertAlign w:val="superscript"/>
        </w:rPr>
        <w:t>4</w:t>
      </w:r>
      <w:r w:rsidRPr="0046768D">
        <w:rPr>
          <w:color w:val="000000" w:themeColor="text1"/>
          <w:sz w:val="22"/>
          <w:szCs w:val="22"/>
        </w:rPr>
        <w:t xml:space="preserve">). Post-hoc tests revealed that models with </w:t>
      </w:r>
      <w:r w:rsidR="00726815">
        <w:rPr>
          <w:color w:val="000000" w:themeColor="text1"/>
          <w:sz w:val="22"/>
          <w:szCs w:val="22"/>
        </w:rPr>
        <w:t>five</w:t>
      </w:r>
      <w:r w:rsidRPr="0046768D">
        <w:rPr>
          <w:color w:val="000000" w:themeColor="text1"/>
          <w:sz w:val="22"/>
          <w:szCs w:val="22"/>
        </w:rPr>
        <w:t xml:space="preserve"> or </w:t>
      </w:r>
      <w:r w:rsidR="00726815">
        <w:rPr>
          <w:color w:val="000000" w:themeColor="text1"/>
          <w:sz w:val="22"/>
          <w:szCs w:val="22"/>
        </w:rPr>
        <w:t>ten</w:t>
      </w:r>
      <w:r w:rsidRPr="0046768D">
        <w:rPr>
          <w:color w:val="000000" w:themeColor="text1"/>
          <w:sz w:val="22"/>
          <w:szCs w:val="22"/>
        </w:rPr>
        <w:t xml:space="preserve"> seeds showed significantly lower variance in ITE prediction performance compared to those with only </w:t>
      </w:r>
      <w:r w:rsidR="00726815">
        <w:rPr>
          <w:color w:val="000000" w:themeColor="text1"/>
          <w:sz w:val="22"/>
          <w:szCs w:val="22"/>
        </w:rPr>
        <w:t>one</w:t>
      </w:r>
      <w:r w:rsidRPr="0046768D">
        <w:rPr>
          <w:color w:val="000000" w:themeColor="text1"/>
          <w:sz w:val="22"/>
          <w:szCs w:val="22"/>
        </w:rPr>
        <w:t xml:space="preserve"> or </w:t>
      </w:r>
      <w:r w:rsidR="00726815">
        <w:rPr>
          <w:color w:val="000000" w:themeColor="text1"/>
          <w:sz w:val="22"/>
          <w:szCs w:val="22"/>
        </w:rPr>
        <w:t>two</w:t>
      </w:r>
      <w:r w:rsidRPr="0046768D">
        <w:rPr>
          <w:color w:val="000000" w:themeColor="text1"/>
          <w:sz w:val="22"/>
          <w:szCs w:val="22"/>
        </w:rPr>
        <w:t xml:space="preserve"> seeds </w:t>
      </w:r>
      <w:r w:rsidR="0046768D" w:rsidRPr="0046768D">
        <w:rPr>
          <w:color w:val="000000" w:themeColor="text1"/>
          <w:sz w:val="22"/>
          <w:szCs w:val="22"/>
        </w:rPr>
        <w:t>(</w:t>
      </w:r>
      <w:r w:rsidR="0046768D" w:rsidRPr="0046768D">
        <w:rPr>
          <w:i/>
          <w:iCs/>
          <w:color w:val="000000" w:themeColor="text1"/>
          <w:sz w:val="22"/>
          <w:szCs w:val="22"/>
        </w:rPr>
        <w:t>F</w:t>
      </w:r>
      <w:r w:rsidR="0046768D" w:rsidRPr="0046768D">
        <w:rPr>
          <w:color w:val="000000" w:themeColor="text1"/>
          <w:sz w:val="22"/>
          <w:szCs w:val="22"/>
        </w:rPr>
        <w:t xml:space="preserve">(1, 198) = 16.52, </w:t>
      </w:r>
      <w:r w:rsidR="0046768D" w:rsidRPr="0046768D">
        <w:rPr>
          <w:i/>
          <w:iCs/>
          <w:color w:val="000000" w:themeColor="text1"/>
          <w:sz w:val="22"/>
          <w:szCs w:val="22"/>
        </w:rPr>
        <w:t>P</w:t>
      </w:r>
      <w:r w:rsidR="0046768D" w:rsidRPr="0046768D">
        <w:rPr>
          <w:color w:val="000000" w:themeColor="text1"/>
          <w:sz w:val="22"/>
          <w:szCs w:val="22"/>
        </w:rPr>
        <w:t xml:space="preserve"> = 7</w:t>
      </w:r>
      <w:r w:rsidR="0046768D" w:rsidRPr="0046768D">
        <w:rPr>
          <w:color w:val="000000" w:themeColor="text1"/>
          <w:sz w:val="22"/>
          <w:szCs w:val="22"/>
          <w:shd w:val="clear" w:color="auto" w:fill="FFFFFF"/>
        </w:rPr>
        <w:t>×10</w:t>
      </w:r>
      <w:r w:rsidR="0046768D" w:rsidRPr="0046768D">
        <w:rPr>
          <w:color w:val="000000" w:themeColor="text1"/>
          <w:sz w:val="22"/>
          <w:szCs w:val="22"/>
          <w:shd w:val="clear" w:color="auto" w:fill="FFFFFF"/>
          <w:vertAlign w:val="superscript"/>
        </w:rPr>
        <w:t>-5</w:t>
      </w:r>
      <w:r w:rsidRPr="0046768D">
        <w:rPr>
          <w:color w:val="000000" w:themeColor="text1"/>
          <w:sz w:val="22"/>
          <w:szCs w:val="22"/>
        </w:rPr>
        <w:t xml:space="preserve">). This suggests that while seed </w:t>
      </w:r>
      <w:proofErr w:type="spellStart"/>
      <w:r w:rsidRPr="0046768D">
        <w:rPr>
          <w:color w:val="000000" w:themeColor="text1"/>
          <w:sz w:val="22"/>
          <w:szCs w:val="22"/>
        </w:rPr>
        <w:t>ensembling</w:t>
      </w:r>
      <w:proofErr w:type="spellEnd"/>
      <w:r w:rsidRPr="0046768D">
        <w:rPr>
          <w:color w:val="000000" w:themeColor="text1"/>
          <w:sz w:val="22"/>
          <w:szCs w:val="22"/>
        </w:rPr>
        <w:t xml:space="preserve"> does not reduce prediction bias, it substantially improves reliability. </w:t>
      </w:r>
      <w:r w:rsidRPr="00E05B74">
        <w:rPr>
          <w:color w:val="000000" w:themeColor="text1"/>
          <w:sz w:val="22"/>
          <w:szCs w:val="22"/>
        </w:rPr>
        <w:t>In the context of the bias-variance trade-off in machine learning</w:t>
      </w:r>
      <w:r w:rsidR="00E05B74" w:rsidRPr="00E05B74">
        <w:rPr>
          <w:rFonts w:hint="eastAsia"/>
          <w:color w:val="000000" w:themeColor="text1"/>
          <w:sz w:val="22"/>
          <w:szCs w:val="22"/>
        </w:rPr>
        <w:t xml:space="preserve">, </w:t>
      </w:r>
      <w:r w:rsidRPr="0046768D">
        <w:rPr>
          <w:color w:val="000000" w:themeColor="text1"/>
          <w:sz w:val="22"/>
          <w:szCs w:val="22"/>
        </w:rPr>
        <w:t>this highlights our seed ensemble as a promising strategy to enhance reliability without sacrificing bias.</w:t>
      </w:r>
    </w:p>
    <w:p w14:paraId="7D7CE1A3" w14:textId="5F0654E4" w:rsidR="00017086" w:rsidRPr="00F04BA4" w:rsidRDefault="00066946" w:rsidP="00F04BA4">
      <w:pPr>
        <w:spacing w:before="240" w:after="240" w:line="360" w:lineRule="auto"/>
        <w:ind w:firstLine="720"/>
        <w:rPr>
          <w:sz w:val="22"/>
          <w:szCs w:val="22"/>
        </w:rPr>
      </w:pPr>
      <w:r w:rsidRPr="00066946">
        <w:rPr>
          <w:color w:val="000000"/>
          <w:sz w:val="22"/>
          <w:szCs w:val="22"/>
        </w:rPr>
        <w:t>Taken together, these findings suggest that the seed ensemble offers a more reliable strategy for ITE prediction, beyond the benefits obtained by simply increasing the number of trees under a fixed seed.</w:t>
      </w:r>
    </w:p>
    <w:p w14:paraId="686E2DC3" w14:textId="77777777" w:rsidR="00017086" w:rsidRDefault="00017086" w:rsidP="00A910D5">
      <w:pPr>
        <w:pStyle w:val="Heading2"/>
      </w:pPr>
      <w:r>
        <w:rPr>
          <w:szCs w:val="24"/>
        </w:rPr>
        <w:t>Toward more comprehensive framework</w:t>
      </w:r>
      <w:r>
        <w:t xml:space="preserve"> </w:t>
      </w:r>
    </w:p>
    <w:p w14:paraId="18AFADD1" w14:textId="5E91C004" w:rsidR="00017086" w:rsidRPr="00F04BA4" w:rsidRDefault="00017086" w:rsidP="00A910D5">
      <w:pPr>
        <w:pStyle w:val="Heading3"/>
        <w:spacing w:after="240"/>
        <w:ind w:firstLine="720"/>
        <w:rPr>
          <w:i/>
          <w:iCs w:val="0"/>
          <w:u w:val="single"/>
        </w:rPr>
      </w:pPr>
      <w:r w:rsidRPr="00F04BA4">
        <w:rPr>
          <w:i/>
          <w:iCs w:val="0"/>
          <w:u w:val="single"/>
        </w:rPr>
        <w:t>Lack of comprehensive model selection framework</w:t>
      </w:r>
    </w:p>
    <w:p w14:paraId="1BD8CF85" w14:textId="1AF88F17" w:rsidR="00F04BA4" w:rsidRDefault="00F04BA4" w:rsidP="00F04BA4">
      <w:pPr>
        <w:spacing w:before="240" w:after="240" w:line="360" w:lineRule="auto"/>
        <w:ind w:firstLine="720"/>
        <w:rPr>
          <w:sz w:val="22"/>
          <w:szCs w:val="22"/>
        </w:rPr>
      </w:pPr>
      <w:r w:rsidRPr="61BF98D9">
        <w:rPr>
          <w:color w:val="000000" w:themeColor="text1"/>
          <w:sz w:val="22"/>
          <w:szCs w:val="22"/>
        </w:rPr>
        <w:lastRenderedPageBreak/>
        <w:t xml:space="preserve">One of the key strengths of GRF over traditional linear models lies in its ability to model </w:t>
      </w:r>
      <w:r w:rsidR="005C7346">
        <w:rPr>
          <w:color w:val="000000" w:themeColor="text1"/>
          <w:sz w:val="22"/>
          <w:szCs w:val="22"/>
        </w:rPr>
        <w:t>multifaceted</w:t>
      </w:r>
      <w:r w:rsidRPr="61BF98D9">
        <w:rPr>
          <w:color w:val="000000" w:themeColor="text1"/>
          <w:sz w:val="22"/>
          <w:szCs w:val="22"/>
        </w:rPr>
        <w:t xml:space="preserve"> interactions</w:t>
      </w:r>
      <w:r w:rsidR="00574C59" w:rsidRPr="61BF98D9">
        <w:rPr>
          <w:color w:val="000000" w:themeColor="text1"/>
          <w:sz w:val="22"/>
          <w:szCs w:val="22"/>
        </w:rPr>
        <w:t xml:space="preserve"> among massive</w:t>
      </w:r>
      <w:r w:rsidRPr="61BF98D9">
        <w:rPr>
          <w:color w:val="000000" w:themeColor="text1"/>
          <w:sz w:val="22"/>
          <w:szCs w:val="22"/>
        </w:rPr>
        <w:t xml:space="preserve"> covariates without requiring explicit specification of interaction terms. This makes GRF particularly effective for identifying treatment effect heterogeneity in a data-driven manner.</w:t>
      </w:r>
      <w:r w:rsidRPr="61BF98D9">
        <w:rPr>
          <w:sz w:val="22"/>
          <w:szCs w:val="22"/>
        </w:rPr>
        <w:t xml:space="preserve"> </w:t>
      </w:r>
    </w:p>
    <w:p w14:paraId="79777F88" w14:textId="48DBDE1B" w:rsidR="00F04BA4" w:rsidRPr="00F04BA4" w:rsidRDefault="00F04BA4" w:rsidP="00F04BA4">
      <w:pPr>
        <w:spacing w:before="240" w:after="240" w:line="360" w:lineRule="auto"/>
        <w:ind w:firstLine="720"/>
        <w:rPr>
          <w:sz w:val="22"/>
          <w:szCs w:val="22"/>
        </w:rPr>
      </w:pPr>
      <w:r w:rsidRPr="0BE84A6E">
        <w:rPr>
          <w:color w:val="000000" w:themeColor="text1"/>
          <w:sz w:val="22"/>
          <w:szCs w:val="22"/>
        </w:rPr>
        <w:t xml:space="preserve">Nevertheless, a critical limitation remains: the choice of which variables to include as </w:t>
      </w:r>
      <w:r w:rsidR="005C7346">
        <w:rPr>
          <w:color w:val="000000" w:themeColor="text1"/>
          <w:sz w:val="22"/>
          <w:szCs w:val="22"/>
        </w:rPr>
        <w:t xml:space="preserve">optimal </w:t>
      </w:r>
      <w:r w:rsidRPr="0BE84A6E">
        <w:rPr>
          <w:color w:val="000000" w:themeColor="text1"/>
          <w:sz w:val="22"/>
          <w:szCs w:val="22"/>
        </w:rPr>
        <w:t xml:space="preserve">covariates must still be manually specified by the researcher. For instance, consider a study aiming to understand how bullying experiences in childhood shape individual differences in children’s mental health problems, potentially moderated by neurobiological </w:t>
      </w:r>
      <w:r w:rsidR="005C7346">
        <w:rPr>
          <w:color w:val="000000" w:themeColor="text1"/>
          <w:sz w:val="22"/>
          <w:szCs w:val="22"/>
        </w:rPr>
        <w:t>processing</w:t>
      </w:r>
      <w:r w:rsidRPr="0BE84A6E">
        <w:rPr>
          <w:color w:val="000000" w:themeColor="text1"/>
          <w:sz w:val="22"/>
          <w:szCs w:val="22"/>
        </w:rPr>
        <w:t>. Given that including too many covariates can underpower the GRF’s ability to estimate treatment effects</w:t>
      </w:r>
      <w:r w:rsidR="00EA793B">
        <w:rPr>
          <w:color w:val="000000" w:themeColor="text1"/>
          <w:sz w:val="22"/>
          <w:szCs w:val="22"/>
        </w:rPr>
        <w:t xml:space="preserve"> </w:t>
      </w:r>
      <w:r w:rsidR="00781F50">
        <w:rPr>
          <w:color w:val="000000" w:themeColor="text1"/>
          <w:sz w:val="22"/>
          <w:szCs w:val="22"/>
        </w:rPr>
        <w:fldChar w:fldCharType="begin" w:fldLock="1"/>
      </w:r>
      <w:r w:rsidR="00781F50">
        <w:rPr>
          <w:color w:val="000000" w:themeColor="text1"/>
          <w:sz w:val="22"/>
          <w:szCs w:val="22"/>
        </w:rPr>
        <w:instrText>ADDIN paperpile_citation &lt;clusterId&gt;N976B163Q744U447&lt;/clusterId&gt;&lt;metadata&gt;&lt;citation&gt;&lt;id&gt;4b81ea46-7fb3-42f3-89ba-8ad05fe32a54&lt;/id&gt;&lt;/citation&gt;&lt;citation&gt;&lt;id&gt;5539ed97-0593-46b6-b642-8513747ef2e8&lt;/id&gt;&lt;/citation&gt;&lt;/metadata&gt;&lt;data&gt;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&lt;/data&gt; \* MERGEFORMAT</w:instrText>
      </w:r>
      <w:r w:rsidR="00781F50">
        <w:rPr>
          <w:color w:val="000000" w:themeColor="text1"/>
          <w:sz w:val="22"/>
          <w:szCs w:val="22"/>
        </w:rPr>
        <w:fldChar w:fldCharType="separate"/>
      </w:r>
      <w:r w:rsidR="00781F50">
        <w:rPr>
          <w:noProof/>
          <w:color w:val="000000" w:themeColor="text1"/>
          <w:sz w:val="22"/>
          <w:szCs w:val="22"/>
        </w:rPr>
        <w:t>(Athey &amp; Wager, 2019; Sverdrup et al., 2025)</w:t>
      </w:r>
      <w:r w:rsidR="00781F50">
        <w:rPr>
          <w:color w:val="000000" w:themeColor="text1"/>
          <w:sz w:val="22"/>
          <w:szCs w:val="22"/>
        </w:rPr>
        <w:fldChar w:fldCharType="end"/>
      </w:r>
      <w:r w:rsidR="00B70D40">
        <w:rPr>
          <w:color w:val="000000" w:themeColor="text1"/>
          <w:sz w:val="22"/>
          <w:szCs w:val="22"/>
        </w:rPr>
        <w:t>,</w:t>
      </w:r>
      <w:r w:rsidRPr="0BE84A6E">
        <w:rPr>
          <w:color w:val="000000" w:themeColor="text1"/>
          <w:sz w:val="22"/>
          <w:szCs w:val="22"/>
        </w:rPr>
        <w:t xml:space="preserve"> there is a practical limit to the number of covariates that can be included in the model relative to sample size. As a result, researchers often rely on prior literature to hand-select a subset of variables known to modulate</w:t>
      </w:r>
      <w:r w:rsidR="00093D0C">
        <w:rPr>
          <w:color w:val="000000" w:themeColor="text1"/>
          <w:sz w:val="22"/>
          <w:szCs w:val="22"/>
        </w:rPr>
        <w:t xml:space="preserve"> stress response </w:t>
      </w:r>
      <w:r w:rsidRPr="0BE84A6E">
        <w:rPr>
          <w:color w:val="000000" w:themeColor="text1"/>
          <w:sz w:val="22"/>
          <w:szCs w:val="22"/>
        </w:rPr>
        <w:t>such as amygdala volume</w:t>
      </w:r>
      <w:r w:rsidR="00EA793B">
        <w:rPr>
          <w:color w:val="000000" w:themeColor="text1"/>
          <w:sz w:val="22"/>
          <w:szCs w:val="22"/>
        </w:rPr>
        <w:t xml:space="preserve"> </w:t>
      </w:r>
      <w:r w:rsidR="00781F50">
        <w:rPr>
          <w:color w:val="000000" w:themeColor="text1"/>
          <w:sz w:val="22"/>
          <w:szCs w:val="22"/>
        </w:rPr>
        <w:fldChar w:fldCharType="begin" w:fldLock="1"/>
      </w:r>
      <w:r w:rsidR="00781F50">
        <w:rPr>
          <w:color w:val="000000" w:themeColor="text1"/>
          <w:sz w:val="22"/>
          <w:szCs w:val="22"/>
        </w:rPr>
        <w:instrText>ADDIN paperpile_citation &lt;clusterId&gt;A887N847J538H958&lt;/clusterId&gt;&lt;metadata&gt;&lt;citation&gt;&lt;id&gt;ebf77fe0-9507-4511-ad89-54760ee7f7a0&lt;/id&gt;&lt;/citation&gt;&lt;/metadata&gt;&lt;data&gt;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&lt;/data&gt; \* MERGEFORMAT</w:instrText>
      </w:r>
      <w:r w:rsidR="00781F50">
        <w:rPr>
          <w:color w:val="000000" w:themeColor="text1"/>
          <w:sz w:val="22"/>
          <w:szCs w:val="22"/>
        </w:rPr>
        <w:fldChar w:fldCharType="separate"/>
      </w:r>
      <w:r w:rsidR="00781F50">
        <w:rPr>
          <w:noProof/>
          <w:color w:val="000000" w:themeColor="text1"/>
          <w:sz w:val="22"/>
          <w:szCs w:val="22"/>
        </w:rPr>
        <w:t>(Ben-Zion et al., 2023)</w:t>
      </w:r>
      <w:r w:rsidR="00781F50">
        <w:rPr>
          <w:color w:val="000000" w:themeColor="text1"/>
          <w:sz w:val="22"/>
          <w:szCs w:val="22"/>
        </w:rPr>
        <w:fldChar w:fldCharType="end"/>
      </w:r>
      <w:r w:rsidR="00B70D40">
        <w:rPr>
          <w:color w:val="000000" w:themeColor="text1"/>
          <w:sz w:val="22"/>
          <w:szCs w:val="22"/>
        </w:rPr>
        <w:t xml:space="preserve">, </w:t>
      </w:r>
      <w:r w:rsidRPr="0BE84A6E">
        <w:rPr>
          <w:color w:val="000000" w:themeColor="text1"/>
          <w:sz w:val="22"/>
          <w:szCs w:val="22"/>
        </w:rPr>
        <w:t xml:space="preserve">blood-oxygenation-level–dependent (BOLD) activities of the amygdala during specific tasks </w:t>
      </w:r>
      <w:r w:rsidR="00781F50">
        <w:rPr>
          <w:color w:val="000000" w:themeColor="text1"/>
          <w:sz w:val="22"/>
          <w:szCs w:val="22"/>
        </w:rPr>
        <w:fldChar w:fldCharType="begin" w:fldLock="1"/>
      </w:r>
      <w:r w:rsidR="00781F50">
        <w:rPr>
          <w:color w:val="000000" w:themeColor="text1"/>
          <w:sz w:val="22"/>
          <w:szCs w:val="22"/>
        </w:rPr>
        <w:instrText>ADDIN paperpile_citation &lt;clusterId&gt;J581X547T238Q652&lt;/clusterId&gt;&lt;metadata&gt;&lt;citation&gt;&lt;id&gt;62814e06-d8c7-427c-a445-d99da870b171&lt;/id&gt;&lt;/citation&gt;&lt;/metadata&gt;&lt;data&gt;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&lt;/data&gt; \* MERGEFORMAT</w:instrText>
      </w:r>
      <w:r w:rsidR="00781F50">
        <w:rPr>
          <w:color w:val="000000" w:themeColor="text1"/>
          <w:sz w:val="22"/>
          <w:szCs w:val="22"/>
        </w:rPr>
        <w:fldChar w:fldCharType="separate"/>
      </w:r>
      <w:r w:rsidR="00781F50">
        <w:rPr>
          <w:noProof/>
          <w:color w:val="000000" w:themeColor="text1"/>
          <w:sz w:val="22"/>
          <w:szCs w:val="22"/>
        </w:rPr>
        <w:t>(Dick et al., 2021)</w:t>
      </w:r>
      <w:r w:rsidR="00781F50">
        <w:rPr>
          <w:color w:val="000000" w:themeColor="text1"/>
          <w:sz w:val="22"/>
          <w:szCs w:val="22"/>
        </w:rPr>
        <w:fldChar w:fldCharType="end"/>
      </w:r>
      <w:r w:rsidR="00EA793B">
        <w:rPr>
          <w:color w:val="000000" w:themeColor="text1"/>
          <w:sz w:val="22"/>
          <w:szCs w:val="22"/>
        </w:rPr>
        <w:t>,</w:t>
      </w:r>
      <w:r w:rsidRPr="0BE84A6E">
        <w:rPr>
          <w:color w:val="000000" w:themeColor="text1"/>
          <w:sz w:val="22"/>
          <w:szCs w:val="22"/>
        </w:rPr>
        <w:t xml:space="preserve"> or functional connectivity within the salience network </w:t>
      </w:r>
      <w:r w:rsidR="00781F50">
        <w:rPr>
          <w:color w:val="000000" w:themeColor="text1"/>
          <w:sz w:val="22"/>
          <w:szCs w:val="22"/>
        </w:rPr>
        <w:fldChar w:fldCharType="begin" w:fldLock="1"/>
      </w:r>
      <w:r w:rsidR="00781F50">
        <w:rPr>
          <w:color w:val="000000" w:themeColor="text1"/>
          <w:sz w:val="22"/>
          <w:szCs w:val="22"/>
        </w:rPr>
        <w:instrText>ADDIN paperpile_citation &lt;clusterId&gt;U262H352D632B433&lt;/clusterId&gt;&lt;metadata&gt;&lt;citation&gt;&lt;id&gt;24d2a3c7-75db-4ece-ad50-de832a31bde3&lt;/id&gt;&lt;/citation&gt;&lt;/metadata&gt;&lt;data&gt;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&lt;/data&gt; \* MERGEFORMAT</w:instrText>
      </w:r>
      <w:r w:rsidR="00781F50">
        <w:rPr>
          <w:color w:val="000000" w:themeColor="text1"/>
          <w:sz w:val="22"/>
          <w:szCs w:val="22"/>
        </w:rPr>
        <w:fldChar w:fldCharType="separate"/>
      </w:r>
      <w:r w:rsidR="00BB24B3">
        <w:rPr>
          <w:noProof/>
          <w:color w:val="000000" w:themeColor="text1"/>
          <w:sz w:val="22"/>
          <w:szCs w:val="22"/>
        </w:rPr>
        <w:t>(W. Zhang et al., 2022)</w:t>
      </w:r>
      <w:r w:rsidR="00781F50">
        <w:rPr>
          <w:color w:val="000000" w:themeColor="text1"/>
          <w:sz w:val="22"/>
          <w:szCs w:val="22"/>
        </w:rPr>
        <w:fldChar w:fldCharType="end"/>
      </w:r>
      <w:r w:rsidR="00EA793B">
        <w:rPr>
          <w:color w:val="000000" w:themeColor="text1"/>
          <w:sz w:val="22"/>
          <w:szCs w:val="22"/>
        </w:rPr>
        <w:t>.</w:t>
      </w:r>
    </w:p>
    <w:p w14:paraId="26ABF6AE" w14:textId="04BF5902" w:rsidR="00017086" w:rsidRPr="00F04BA4" w:rsidRDefault="00F04BA4" w:rsidP="00F04BA4">
      <w:pPr>
        <w:spacing w:after="240" w:line="360" w:lineRule="auto"/>
        <w:ind w:firstLine="720"/>
        <w:rPr>
          <w:sz w:val="22"/>
          <w:szCs w:val="22"/>
        </w:rPr>
      </w:pPr>
      <w:r w:rsidRPr="00093D0C">
        <w:rPr>
          <w:color w:val="000000" w:themeColor="text1"/>
          <w:sz w:val="22"/>
          <w:szCs w:val="22"/>
        </w:rPr>
        <w:t>However, recent findings in neuroscience consistently suggest that the encoding of stressful events and the subsequent affect regulation is implemented in a distributed manner across the whole brain</w:t>
      </w:r>
      <w:r w:rsidR="00093D0C">
        <w:rPr>
          <w:color w:val="000000" w:themeColor="text1"/>
          <w:sz w:val="22"/>
          <w:szCs w:val="22"/>
        </w:rPr>
        <w:t xml:space="preserve"> </w:t>
      </w:r>
      <w:r w:rsidR="00093D0C">
        <w:rPr>
          <w:color w:val="000000" w:themeColor="text1"/>
          <w:sz w:val="22"/>
          <w:szCs w:val="22"/>
        </w:rPr>
        <w:fldChar w:fldCharType="begin" w:fldLock="1"/>
      </w:r>
      <w:r w:rsidR="00093D0C">
        <w:rPr>
          <w:color w:val="000000" w:themeColor="text1"/>
          <w:sz w:val="22"/>
          <w:szCs w:val="22"/>
        </w:rPr>
        <w:instrText>ADDIN paperpile_citation &lt;clusterId&gt;H753U811K291H915&lt;/clusterId&gt;&lt;metadata&gt;&lt;citation&gt;&lt;id&gt;aaf762a9-da4a-40be-ab96-c5b29f165f0f&lt;/id&gt;&lt;/citation&gt;&lt;citation&gt;&lt;id&gt;596e227a-7f62-4314-b1f9-fb302068d46f&lt;/id&gt;&lt;/citation&gt;&lt;citation&gt;&lt;id&gt;24c516a4-e60a-466b-a145-873afd072d4a&lt;/id&gt;&lt;/citation&gt;&lt;citation&gt;&lt;id&gt;de5af814-54c1-4549-957e-822c60571e21&lt;/id&gt;&lt;/citation&gt;&lt;/metadata&gt;&lt;data&gt;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&lt;/data&gt; \* MERGEFORMAT</w:instrText>
      </w:r>
      <w:r w:rsidR="00093D0C">
        <w:rPr>
          <w:color w:val="000000" w:themeColor="text1"/>
          <w:sz w:val="22"/>
          <w:szCs w:val="22"/>
        </w:rPr>
        <w:fldChar w:fldCharType="separate"/>
      </w:r>
      <w:r w:rsidR="00093D0C">
        <w:rPr>
          <w:noProof/>
          <w:color w:val="000000" w:themeColor="text1"/>
          <w:sz w:val="22"/>
          <w:szCs w:val="22"/>
        </w:rPr>
        <w:t>(Bo et al., 2024; Cha et al., 2014; Sinha et al., 2016; Wang et al., 2022)</w:t>
      </w:r>
      <w:r w:rsidR="00093D0C">
        <w:rPr>
          <w:color w:val="000000" w:themeColor="text1"/>
          <w:sz w:val="22"/>
          <w:szCs w:val="22"/>
        </w:rPr>
        <w:fldChar w:fldCharType="end"/>
      </w:r>
      <w:r w:rsidR="00093D0C">
        <w:rPr>
          <w:color w:val="000000" w:themeColor="text1"/>
          <w:sz w:val="22"/>
          <w:szCs w:val="22"/>
        </w:rPr>
        <w:t>.</w:t>
      </w:r>
      <w:r w:rsidRPr="00093D0C">
        <w:rPr>
          <w:color w:val="000000" w:themeColor="text1"/>
          <w:sz w:val="22"/>
          <w:szCs w:val="22"/>
        </w:rPr>
        <w:t xml:space="preserve"> </w:t>
      </w:r>
      <w:r w:rsidRPr="00F04BA4">
        <w:rPr>
          <w:color w:val="000000"/>
          <w:sz w:val="22"/>
          <w:szCs w:val="22"/>
        </w:rPr>
        <w:t>This raises the possibility that a small set of hand-picked variables may be suboptimal for capturing the full complexity of individual differences. In such cases, a more comprehensive modeling strategy would involve incorporating a much broader set of whole-brain features as covariates, allowing the GRF algorithm to identify the most relevant heterogeneity-factors in a data-driven fashion.</w:t>
      </w:r>
    </w:p>
    <w:p w14:paraId="76F781D5" w14:textId="77777777" w:rsidR="00F04BA4" w:rsidRPr="00F04BA4" w:rsidRDefault="00017086" w:rsidP="00A910D5">
      <w:pPr>
        <w:pStyle w:val="Heading3"/>
        <w:spacing w:after="240"/>
        <w:ind w:firstLine="720"/>
        <w:rPr>
          <w:i/>
          <w:iCs w:val="0"/>
          <w:u w:val="single"/>
        </w:rPr>
      </w:pPr>
      <w:r w:rsidRPr="00F04BA4">
        <w:rPr>
          <w:i/>
          <w:iCs w:val="0"/>
          <w:u w:val="single"/>
        </w:rPr>
        <w:t>Backward elimination for comprehensive model selection</w:t>
      </w:r>
    </w:p>
    <w:p w14:paraId="622CA557" w14:textId="3F7A3310" w:rsidR="00F04BA4" w:rsidRPr="00F04BA4" w:rsidRDefault="00F04BA4" w:rsidP="00F04BA4">
      <w:pPr>
        <w:spacing w:after="240" w:line="360" w:lineRule="auto"/>
        <w:ind w:firstLine="720"/>
        <w:rPr>
          <w:sz w:val="22"/>
          <w:szCs w:val="22"/>
        </w:rPr>
      </w:pPr>
      <w:r w:rsidRPr="00F04BA4">
        <w:rPr>
          <w:sz w:val="22"/>
          <w:szCs w:val="22"/>
        </w:rPr>
        <w:t xml:space="preserve">As a solution to the challenge of identifying the optimal subset of covariates from a large feature space in a data-driven manner, we propose a </w:t>
      </w:r>
      <w:r w:rsidRPr="00F04BA4">
        <w:rPr>
          <w:i/>
          <w:iCs/>
          <w:sz w:val="22"/>
          <w:szCs w:val="22"/>
        </w:rPr>
        <w:t>backward elimination</w:t>
      </w:r>
      <w:r w:rsidR="005C7346">
        <w:rPr>
          <w:i/>
          <w:iCs/>
          <w:sz w:val="22"/>
          <w:szCs w:val="22"/>
        </w:rPr>
        <w:t xml:space="preserve"> </w:t>
      </w:r>
      <w:r w:rsidRPr="005C7346">
        <w:rPr>
          <w:i/>
          <w:iCs/>
          <w:sz w:val="22"/>
          <w:szCs w:val="22"/>
        </w:rPr>
        <w:t>model selection</w:t>
      </w:r>
      <w:r w:rsidRPr="00F04BA4">
        <w:rPr>
          <w:sz w:val="22"/>
          <w:szCs w:val="22"/>
        </w:rPr>
        <w:t xml:space="preserve"> framework, which is designed to maximize the calibration of both ATE and ITE prediction</w:t>
      </w:r>
      <w:r w:rsidR="005C7346">
        <w:rPr>
          <w:sz w:val="22"/>
          <w:szCs w:val="22"/>
        </w:rPr>
        <w:t xml:space="preserve"> with the observed dataset</w:t>
      </w:r>
      <w:r w:rsidRPr="00F04BA4">
        <w:rPr>
          <w:sz w:val="22"/>
          <w:szCs w:val="22"/>
        </w:rPr>
        <w:t>. This procedure consists of five steps</w:t>
      </w:r>
      <w:r>
        <w:rPr>
          <w:sz w:val="22"/>
          <w:szCs w:val="22"/>
        </w:rPr>
        <w:t>:</w:t>
      </w:r>
      <w:r w:rsidRPr="00F04BA4">
        <w:rPr>
          <w:sz w:val="22"/>
          <w:szCs w:val="22"/>
        </w:rPr>
        <w:t xml:space="preserve"> First, a full GRF model is trained using all </w:t>
      </w:r>
      <w:r w:rsidRPr="00F04BA4">
        <w:rPr>
          <w:i/>
          <w:iCs/>
          <w:sz w:val="22"/>
          <w:szCs w:val="22"/>
        </w:rPr>
        <w:t>J</w:t>
      </w:r>
      <w:r w:rsidRPr="00F04BA4">
        <w:rPr>
          <w:sz w:val="22"/>
          <w:szCs w:val="22"/>
        </w:rPr>
        <w:t xml:space="preserve"> available covariates. A seed ensemble approach is </w:t>
      </w:r>
      <w:r w:rsidR="003609F3" w:rsidRPr="00F04BA4">
        <w:rPr>
          <w:sz w:val="22"/>
          <w:szCs w:val="22"/>
        </w:rPr>
        <w:t>used;</w:t>
      </w:r>
      <w:r w:rsidRPr="00F04BA4">
        <w:rPr>
          <w:sz w:val="22"/>
          <w:szCs w:val="22"/>
        </w:rPr>
        <w:t xml:space="preserve"> whereby multiple models trained under different random seeds are merged to form a single ‘big model’. This </w:t>
      </w:r>
      <w:r w:rsidR="00417F76">
        <w:rPr>
          <w:sz w:val="22"/>
          <w:szCs w:val="22"/>
        </w:rPr>
        <w:t xml:space="preserve">initial </w:t>
      </w:r>
      <w:r w:rsidRPr="00F04BA4">
        <w:rPr>
          <w:sz w:val="22"/>
          <w:szCs w:val="22"/>
        </w:rPr>
        <w:t xml:space="preserve">model may display poor calibration performances due to its innate high-dimensionality. Second, the covariate with the lowest variable importance is removed. Third, this process is iterated until only one covariate remains, yielding a total of </w:t>
      </w:r>
      <w:r w:rsidRPr="00F04BA4">
        <w:rPr>
          <w:i/>
          <w:iCs/>
          <w:sz w:val="22"/>
          <w:szCs w:val="22"/>
        </w:rPr>
        <w:t>J</w:t>
      </w:r>
      <w:r w:rsidRPr="00F04BA4">
        <w:rPr>
          <w:sz w:val="22"/>
          <w:szCs w:val="22"/>
        </w:rPr>
        <w:t xml:space="preserve"> big models. Fourth, we retain only those models that satisfy the following two criteria:</w:t>
      </w:r>
    </w:p>
    <w:p w14:paraId="65CFF3B0" w14:textId="1FEA7B21" w:rsidR="00F04BA4" w:rsidRPr="00776161" w:rsidRDefault="00F04BA4" w:rsidP="00776161">
      <w:pPr>
        <w:pStyle w:val="ListParagraph"/>
        <w:numPr>
          <w:ilvl w:val="0"/>
          <w:numId w:val="30"/>
        </w:numPr>
        <w:spacing w:line="360" w:lineRule="auto"/>
        <w:ind w:leftChars="0"/>
        <w:rPr>
          <w:sz w:val="22"/>
          <w:szCs w:val="22"/>
        </w:rPr>
      </w:pPr>
      <w:r>
        <w:rPr>
          <w:b/>
          <w:bCs/>
          <w:sz w:val="22"/>
          <w:szCs w:val="22"/>
        </w:rPr>
        <w:lastRenderedPageBreak/>
        <w:t xml:space="preserve">1) </w:t>
      </w:r>
      <w:r w:rsidRPr="00F04BA4">
        <w:rPr>
          <w:b/>
          <w:bCs/>
          <w:sz w:val="22"/>
          <w:szCs w:val="22"/>
        </w:rPr>
        <w:t>Calibration test:</w:t>
      </w:r>
      <w:r w:rsidRPr="00F04BA4">
        <w:rPr>
          <w:sz w:val="22"/>
          <w:szCs w:val="22"/>
        </w:rPr>
        <w:t xml:space="preserve"> Both </w:t>
      </w:r>
      <m:oMath>
        <m:sSub>
          <m:sSubPr>
            <m:ctrlPr>
              <w:rPr>
                <w:rFonts w:ascii="Cambria Math" w:hAnsi="Cambria Math"/>
                <w:i/>
                <w:sz w:val="22"/>
                <w:szCs w:val="22"/>
              </w:rPr>
            </m:ctrlPr>
          </m:sSubPr>
          <m:e>
            <m:r>
              <m:rPr>
                <m:sty m:val="p"/>
              </m:rPr>
              <w:rPr>
                <w:rFonts w:ascii="Cambria Math" w:hAnsi="Cambria Math"/>
                <w:sz w:val="22"/>
                <w:szCs w:val="22"/>
              </w:rPr>
              <m:t>β</m:t>
            </m:r>
            <m:ctrlPr>
              <w:rPr>
                <w:rFonts w:ascii="Cambria Math" w:hAnsi="Cambria Math"/>
                <w:sz w:val="22"/>
                <w:szCs w:val="22"/>
              </w:rPr>
            </m:ctrlPr>
          </m:e>
          <m:sub>
            <m:r>
              <w:rPr>
                <w:rFonts w:ascii="Cambria Math" w:hAnsi="Cambria Math"/>
                <w:sz w:val="22"/>
                <w:szCs w:val="22"/>
              </w:rPr>
              <m:t>ATE</m:t>
            </m:r>
          </m:sub>
        </m:sSub>
        <m:r>
          <w:rPr>
            <w:rFonts w:ascii="Cambria Math" w:hAnsi="Cambria Math"/>
            <w:sz w:val="22"/>
            <w:szCs w:val="22"/>
          </w:rPr>
          <m:t xml:space="preserve"> </m:t>
        </m:r>
      </m:oMath>
      <w:r w:rsidRPr="00776161">
        <w:rPr>
          <w:sz w:val="22"/>
          <w:szCs w:val="22"/>
        </w:rPr>
        <w:t xml:space="preserve">and </w:t>
      </w:r>
      <m:oMath>
        <m:sSub>
          <m:sSubPr>
            <m:ctrlPr>
              <w:rPr>
                <w:rFonts w:ascii="Cambria Math" w:hAnsi="Cambria Math"/>
                <w:i/>
                <w:sz w:val="22"/>
                <w:szCs w:val="22"/>
              </w:rPr>
            </m:ctrlPr>
          </m:sSubPr>
          <m:e>
            <m:r>
              <m:rPr>
                <m:sty m:val="p"/>
              </m:rPr>
              <w:rPr>
                <w:rFonts w:ascii="Cambria Math" w:hAnsi="Cambria Math"/>
                <w:sz w:val="22"/>
                <w:szCs w:val="22"/>
              </w:rPr>
              <m:t>β</m:t>
            </m:r>
            <m:ctrlPr>
              <w:rPr>
                <w:rFonts w:ascii="Cambria Math" w:hAnsi="Cambria Math"/>
                <w:sz w:val="22"/>
                <w:szCs w:val="22"/>
              </w:rPr>
            </m:ctrlPr>
          </m:e>
          <m:sub>
            <m:r>
              <w:rPr>
                <w:rFonts w:ascii="Cambria Math" w:hAnsi="Cambria Math"/>
                <w:sz w:val="22"/>
                <w:szCs w:val="22"/>
              </w:rPr>
              <m:t>ITE</m:t>
            </m:r>
          </m:sub>
        </m:sSub>
      </m:oMath>
      <w:r w:rsidRPr="00776161">
        <w:rPr>
          <w:sz w:val="22"/>
          <w:szCs w:val="22"/>
        </w:rPr>
        <w:t xml:space="preserve"> must be statistically significant at </w:t>
      </w:r>
      <w:r w:rsidRPr="00776161">
        <w:rPr>
          <w:i/>
          <w:iCs/>
          <w:sz w:val="22"/>
          <w:szCs w:val="22"/>
        </w:rPr>
        <w:t>P</w:t>
      </w:r>
      <w:r w:rsidRPr="00776161">
        <w:rPr>
          <w:sz w:val="22"/>
          <w:szCs w:val="22"/>
          <w:vertAlign w:val="subscript"/>
        </w:rPr>
        <w:t>FDR</w:t>
      </w:r>
      <w:r w:rsidRPr="00776161">
        <w:rPr>
          <w:sz w:val="22"/>
          <w:szCs w:val="22"/>
        </w:rPr>
        <w:t xml:space="preserve"> &lt; .05.</w:t>
      </w:r>
    </w:p>
    <w:p w14:paraId="75C49527" w14:textId="1B853E61" w:rsidR="00F04BA4" w:rsidRPr="00776161" w:rsidRDefault="00F04BA4" w:rsidP="00776161">
      <w:pPr>
        <w:pStyle w:val="ListParagraph"/>
        <w:numPr>
          <w:ilvl w:val="0"/>
          <w:numId w:val="30"/>
        </w:numPr>
        <w:spacing w:after="240" w:line="360" w:lineRule="auto"/>
        <w:ind w:leftChars="0"/>
        <w:rPr>
          <w:sz w:val="22"/>
          <w:szCs w:val="22"/>
        </w:rPr>
      </w:pPr>
      <w:r>
        <w:rPr>
          <w:b/>
          <w:bCs/>
          <w:sz w:val="22"/>
          <w:szCs w:val="22"/>
        </w:rPr>
        <w:t xml:space="preserve">2) </w:t>
      </w:r>
      <w:r w:rsidRPr="00F04BA4">
        <w:rPr>
          <w:b/>
          <w:bCs/>
          <w:sz w:val="22"/>
          <w:szCs w:val="22"/>
        </w:rPr>
        <w:t>Overlap assumption:</w:t>
      </w:r>
      <w:r w:rsidRPr="00F04BA4">
        <w:rPr>
          <w:sz w:val="22"/>
          <w:szCs w:val="22"/>
        </w:rPr>
        <w:t xml:space="preserve"> All estimated propensity scores</w:t>
      </w:r>
      <w:r w:rsidR="00985983">
        <w:rPr>
          <w:rFonts w:hint="eastAsia"/>
          <w:sz w:val="22"/>
          <w:szCs w:val="22"/>
        </w:rPr>
        <w:t>,</w:t>
      </w:r>
      <w:r>
        <w:rPr>
          <w:color w:val="000000"/>
          <w:sz w:val="22"/>
          <w:szCs w:val="22"/>
        </w:rPr>
        <w:t xml:space="preserve"> </w:t>
      </w:r>
      <m:oMath>
        <m:acc>
          <m:accPr>
            <m:ctrlPr>
              <w:rPr>
                <w:rFonts w:ascii="Cambria Math" w:hAnsi="Cambria Math"/>
                <w:color w:val="000000"/>
                <w:sz w:val="22"/>
                <w:szCs w:val="22"/>
              </w:rPr>
            </m:ctrlPr>
          </m:accPr>
          <m:e>
            <m:r>
              <w:rPr>
                <w:rFonts w:ascii="Cambria Math" w:hAnsi="Cambria Math"/>
                <w:color w:val="000000"/>
                <w:sz w:val="22"/>
                <w:szCs w:val="22"/>
              </w:rPr>
              <m:t>e</m:t>
            </m:r>
          </m:e>
        </m:acc>
      </m:oMath>
      <w:r w:rsidR="00985983" w:rsidRPr="00776161">
        <w:rPr>
          <w:rFonts w:hint="eastAsia"/>
          <w:sz w:val="22"/>
          <w:szCs w:val="22"/>
        </w:rPr>
        <w:t xml:space="preserve">, </w:t>
      </w:r>
      <w:r w:rsidRPr="00776161">
        <w:rPr>
          <w:sz w:val="22"/>
          <w:szCs w:val="22"/>
        </w:rPr>
        <w:t xml:space="preserve">must lie within the range 0.05 ≤ </w:t>
      </w:r>
      <w:r w:rsidRPr="00776161">
        <w:rPr>
          <w:i/>
          <w:iCs/>
          <w:sz w:val="22"/>
          <w:szCs w:val="22"/>
        </w:rPr>
        <w:t>ê</w:t>
      </w:r>
      <w:r w:rsidRPr="00776161">
        <w:rPr>
          <w:sz w:val="22"/>
          <w:szCs w:val="22"/>
        </w:rPr>
        <w:t xml:space="preserve"> &lt; 0.95.</w:t>
      </w:r>
    </w:p>
    <w:p w14:paraId="027A1689" w14:textId="31337675" w:rsidR="00F04BA4" w:rsidRDefault="00F04BA4" w:rsidP="005C7346">
      <w:pPr>
        <w:spacing w:after="240" w:line="360" w:lineRule="auto"/>
        <w:ind w:firstLine="720"/>
        <w:rPr>
          <w:sz w:val="22"/>
          <w:szCs w:val="22"/>
        </w:rPr>
      </w:pPr>
      <w:r w:rsidRPr="00F04BA4">
        <w:rPr>
          <w:sz w:val="22"/>
          <w:szCs w:val="22"/>
        </w:rPr>
        <w:t>The calibration test ensures that the model satisfies a minimum standard for accurately predicting both ATE and ITEs</w:t>
      </w:r>
      <w:r w:rsidR="00AD0AB7">
        <w:rPr>
          <w:sz w:val="22"/>
          <w:szCs w:val="22"/>
        </w:rPr>
        <w:t xml:space="preserve"> </w:t>
      </w:r>
      <w:r w:rsidR="00093D0C">
        <w:rPr>
          <w:sz w:val="22"/>
          <w:szCs w:val="22"/>
        </w:rPr>
        <w:fldChar w:fldCharType="begin" w:fldLock="1"/>
      </w:r>
      <w:r w:rsidR="00093D0C">
        <w:rPr>
          <w:sz w:val="22"/>
          <w:szCs w:val="22"/>
        </w:rPr>
        <w:instrText>ADDIN paperpile_citation &lt;clusterId&gt;H121V277K568O372&lt;/clusterId&gt;&lt;metadata&gt;&lt;citation&gt;&lt;id&gt;4b81ea46-7fb3-42f3-89ba-8ad05fe32a54&lt;/id&gt;&lt;/citation&gt;&lt;/metadata&gt;&lt;data&gt;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&lt;/data&gt; \* MERGEFORMAT</w:instrText>
      </w:r>
      <w:r w:rsidR="00093D0C">
        <w:rPr>
          <w:sz w:val="22"/>
          <w:szCs w:val="22"/>
        </w:rPr>
        <w:fldChar w:fldCharType="separate"/>
      </w:r>
      <w:r w:rsidR="00093D0C">
        <w:rPr>
          <w:noProof/>
          <w:sz w:val="22"/>
          <w:szCs w:val="22"/>
        </w:rPr>
        <w:t>(Athey &amp; Wager, 2019)</w:t>
      </w:r>
      <w:r w:rsidR="00093D0C">
        <w:rPr>
          <w:sz w:val="22"/>
          <w:szCs w:val="22"/>
        </w:rPr>
        <w:fldChar w:fldCharType="end"/>
      </w:r>
      <w:r w:rsidR="003609F3">
        <w:rPr>
          <w:sz w:val="22"/>
          <w:szCs w:val="22"/>
        </w:rPr>
        <w:t>,</w:t>
      </w:r>
      <w:r w:rsidRPr="00F04BA4">
        <w:rPr>
          <w:sz w:val="22"/>
          <w:szCs w:val="22"/>
        </w:rPr>
        <w:t xml:space="preserve"> while the overlap assumption is a fundamental assumption for causal identification of treatment effects (see </w:t>
      </w:r>
      <w:r w:rsidRPr="00F04BA4">
        <w:rPr>
          <w:b/>
          <w:bCs/>
          <w:sz w:val="22"/>
          <w:szCs w:val="22"/>
        </w:rPr>
        <w:t>Box 3</w:t>
      </w:r>
      <w:r w:rsidRPr="00F04BA4">
        <w:rPr>
          <w:sz w:val="22"/>
          <w:szCs w:val="22"/>
        </w:rPr>
        <w:t xml:space="preserve"> for conceptual details).</w:t>
      </w:r>
      <w:r w:rsidR="005C7346">
        <w:rPr>
          <w:sz w:val="22"/>
          <w:szCs w:val="22"/>
        </w:rPr>
        <w:t xml:space="preserve"> </w:t>
      </w:r>
      <w:r w:rsidRPr="00F04BA4">
        <w:rPr>
          <w:sz w:val="22"/>
          <w:szCs w:val="22"/>
        </w:rPr>
        <w:t>Finally, among the subset of models that meet both criteria, we select the ‘best model’ based on the following fit index:</w:t>
      </w:r>
    </w:p>
    <w:p w14:paraId="331331F1" w14:textId="1E62BB15" w:rsidR="00F04BA4" w:rsidRPr="00F04BA4" w:rsidRDefault="00000000" w:rsidP="00F04BA4">
      <w:pPr>
        <w:spacing w:after="240" w:line="360" w:lineRule="auto"/>
        <w:ind w:firstLine="720"/>
        <w:rPr>
          <w:sz w:val="22"/>
          <w:szCs w:val="22"/>
        </w:rPr>
      </w:pPr>
      <m:oMathPara>
        <m:oMath>
          <m:eqArr>
            <m:eqArrPr>
              <m:maxDist m:val="1"/>
              <m:ctrlPr>
                <w:rPr>
                  <w:rFonts w:ascii="Cambria Math" w:hAnsi="Cambria Math"/>
                  <w:i/>
                  <w:sz w:val="22"/>
                  <w:szCs w:val="22"/>
                </w:rPr>
              </m:ctrlPr>
            </m:eqArrPr>
            <m:e>
              <m:r>
                <m:rPr>
                  <m:sty m:val="p"/>
                </m:rPr>
                <w:rPr>
                  <w:rFonts w:ascii="Cambria Math" w:hAnsi="Cambria Math"/>
                  <w:sz w:val="22"/>
                  <w:szCs w:val="22"/>
                </w:rPr>
                <m:t>fit index =</m:t>
              </m:r>
              <m:r>
                <w:rPr>
                  <w:rFonts w:ascii="Cambria Math" w:hAnsi="Cambria Math"/>
                  <w:sz w:val="22"/>
                  <w:szCs w:val="22"/>
                </w:rPr>
                <m:t xml:space="preserve"> </m:t>
              </m:r>
              <m:d>
                <m:dPr>
                  <m:begChr m:val="|"/>
                  <m:endChr m:val="|"/>
                  <m:ctrlPr>
                    <w:rPr>
                      <w:rFonts w:ascii="Cambria Math" w:hAnsi="Cambria Math"/>
                      <w:i/>
                      <w:sz w:val="22"/>
                      <w:szCs w:val="22"/>
                    </w:rPr>
                  </m:ctrlPr>
                </m:dPr>
                <m:e>
                  <m:r>
                    <w:rPr>
                      <w:rFonts w:ascii="Cambria Math" w:hAnsi="Cambria Math"/>
                      <w:sz w:val="22"/>
                      <w:szCs w:val="22"/>
                    </w:rPr>
                    <m:t>1-</m:t>
                  </m:r>
                  <m:sSub>
                    <m:sSubPr>
                      <m:ctrlPr>
                        <w:rPr>
                          <w:rFonts w:ascii="Cambria Math" w:hAnsi="Cambria Math"/>
                          <w:i/>
                          <w:sz w:val="22"/>
                          <w:szCs w:val="22"/>
                        </w:rPr>
                      </m:ctrlPr>
                    </m:sSubPr>
                    <m:e>
                      <m:r>
                        <w:rPr>
                          <w:rFonts w:ascii="Cambria Math" w:hAnsi="Cambria Math"/>
                          <w:sz w:val="22"/>
                          <w:szCs w:val="22"/>
                        </w:rPr>
                        <m:t>β</m:t>
                      </m:r>
                    </m:e>
                    <m:sub>
                      <m:r>
                        <w:rPr>
                          <w:rFonts w:ascii="Cambria Math" w:hAnsi="Cambria Math"/>
                          <w:sz w:val="22"/>
                          <w:szCs w:val="22"/>
                        </w:rPr>
                        <m:t>ATE</m:t>
                      </m:r>
                    </m:sub>
                  </m:sSub>
                </m:e>
              </m:d>
              <m:r>
                <w:rPr>
                  <w:rFonts w:ascii="Cambria Math" w:hAnsi="Cambria Math"/>
                  <w:sz w:val="22"/>
                  <w:szCs w:val="22"/>
                </w:rPr>
                <m:t>+</m:t>
              </m:r>
              <m:d>
                <m:dPr>
                  <m:begChr m:val="|"/>
                  <m:endChr m:val="|"/>
                  <m:ctrlPr>
                    <w:rPr>
                      <w:rFonts w:ascii="Cambria Math" w:hAnsi="Cambria Math"/>
                      <w:i/>
                      <w:sz w:val="22"/>
                      <w:szCs w:val="22"/>
                    </w:rPr>
                  </m:ctrlPr>
                </m:dPr>
                <m:e>
                  <m:r>
                    <w:rPr>
                      <w:rFonts w:ascii="Cambria Math" w:hAnsi="Cambria Math"/>
                      <w:sz w:val="22"/>
                      <w:szCs w:val="22"/>
                    </w:rPr>
                    <m:t>1-</m:t>
                  </m:r>
                  <m:sSub>
                    <m:sSubPr>
                      <m:ctrlPr>
                        <w:rPr>
                          <w:rFonts w:ascii="Cambria Math" w:hAnsi="Cambria Math"/>
                          <w:i/>
                          <w:sz w:val="22"/>
                          <w:szCs w:val="22"/>
                        </w:rPr>
                      </m:ctrlPr>
                    </m:sSubPr>
                    <m:e>
                      <m:r>
                        <w:rPr>
                          <w:rFonts w:ascii="Cambria Math" w:hAnsi="Cambria Math"/>
                          <w:sz w:val="22"/>
                          <w:szCs w:val="22"/>
                        </w:rPr>
                        <m:t>β</m:t>
                      </m:r>
                    </m:e>
                    <m:sub>
                      <m:r>
                        <w:rPr>
                          <w:rFonts w:ascii="Cambria Math" w:hAnsi="Cambria Math"/>
                          <w:sz w:val="22"/>
                          <w:szCs w:val="22"/>
                        </w:rPr>
                        <m:t>ITE</m:t>
                      </m:r>
                    </m:sub>
                  </m:sSub>
                </m:e>
              </m:d>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3</m:t>
                  </m:r>
                </m:e>
              </m:d>
            </m:e>
          </m:eqArr>
        </m:oMath>
      </m:oMathPara>
    </w:p>
    <w:p w14:paraId="4BD00945" w14:textId="77777777" w:rsidR="00614864" w:rsidRDefault="00F04BA4" w:rsidP="00614864">
      <w:pPr>
        <w:spacing w:after="240" w:line="360" w:lineRule="auto"/>
        <w:ind w:firstLine="720"/>
        <w:rPr>
          <w:sz w:val="22"/>
          <w:szCs w:val="22"/>
        </w:rPr>
      </w:pPr>
      <w:r w:rsidRPr="00614864">
        <w:rPr>
          <w:sz w:val="22"/>
          <w:szCs w:val="22"/>
        </w:rPr>
        <w:t>This metric summarizes how closely the model’s calibration coefficients align with their golden standard (i.e., 1), with lower values indicating that the predicted ATE and ITEs can generate the observed treatment-outcome relationship. </w:t>
      </w:r>
    </w:p>
    <w:p w14:paraId="15ED57BD" w14:textId="77777777" w:rsidR="00614864" w:rsidRDefault="00F04BA4" w:rsidP="00614864">
      <w:pPr>
        <w:spacing w:after="240" w:line="360" w:lineRule="auto"/>
        <w:ind w:firstLine="720"/>
        <w:rPr>
          <w:sz w:val="22"/>
          <w:szCs w:val="22"/>
        </w:rPr>
      </w:pPr>
      <w:r w:rsidRPr="00614864">
        <w:rPr>
          <w:sz w:val="22"/>
          <w:szCs w:val="22"/>
        </w:rPr>
        <w:t xml:space="preserve">In simulation experiments, we confirmed that </w:t>
      </w:r>
      <w:r w:rsidR="00614864">
        <w:rPr>
          <w:sz w:val="22"/>
          <w:szCs w:val="22"/>
        </w:rPr>
        <w:t xml:space="preserve">our </w:t>
      </w:r>
      <w:r w:rsidRPr="00614864">
        <w:rPr>
          <w:sz w:val="22"/>
          <w:szCs w:val="22"/>
        </w:rPr>
        <w:t xml:space="preserve">backward elimination framework </w:t>
      </w:r>
      <w:r w:rsidR="00E05B74" w:rsidRPr="00614864">
        <w:rPr>
          <w:sz w:val="22"/>
          <w:szCs w:val="22"/>
        </w:rPr>
        <w:t xml:space="preserve">improved </w:t>
      </w:r>
      <w:r w:rsidRPr="00614864">
        <w:rPr>
          <w:sz w:val="22"/>
          <w:szCs w:val="22"/>
        </w:rPr>
        <w:t>identifi</w:t>
      </w:r>
      <w:r w:rsidR="00E05B74" w:rsidRPr="00614864">
        <w:rPr>
          <w:sz w:val="22"/>
          <w:szCs w:val="22"/>
        </w:rPr>
        <w:t>cation of</w:t>
      </w:r>
      <w:r w:rsidRPr="00614864">
        <w:rPr>
          <w:sz w:val="22"/>
          <w:szCs w:val="22"/>
        </w:rPr>
        <w:t xml:space="preserve"> the true effect-</w:t>
      </w:r>
      <w:r w:rsidR="00E05B74" w:rsidRPr="00614864">
        <w:rPr>
          <w:sz w:val="22"/>
          <w:szCs w:val="22"/>
        </w:rPr>
        <w:t>modifying factors</w:t>
      </w:r>
      <w:r w:rsidRPr="00614864">
        <w:rPr>
          <w:sz w:val="22"/>
          <w:szCs w:val="22"/>
        </w:rPr>
        <w:t xml:space="preserve"> from the full </w:t>
      </w:r>
      <w:r w:rsidR="00E05B74" w:rsidRPr="00614864">
        <w:rPr>
          <w:sz w:val="22"/>
          <w:szCs w:val="22"/>
        </w:rPr>
        <w:t>covariates</w:t>
      </w:r>
      <w:r w:rsidR="00614864" w:rsidRPr="00614864">
        <w:rPr>
          <w:sz w:val="22"/>
          <w:szCs w:val="22"/>
        </w:rPr>
        <w:t xml:space="preserve">. In this analysis, we evaluated whether the best model selected through backward elimination could accurately identify the three true key moderators among 149 input covariates (see </w:t>
      </w:r>
      <w:r w:rsidR="00614864" w:rsidRPr="00614864">
        <w:rPr>
          <w:b/>
          <w:bCs/>
          <w:sz w:val="22"/>
          <w:szCs w:val="22"/>
        </w:rPr>
        <w:t>Appendix Methods</w:t>
      </w:r>
      <w:r w:rsidR="00614864" w:rsidRPr="00614864">
        <w:rPr>
          <w:sz w:val="22"/>
          <w:szCs w:val="22"/>
        </w:rPr>
        <w:t xml:space="preserve">). Across both linear and nonlinear ITE generation conditions, our approach achieved higher F1 scores than the conventional heuristic that interprets the top 10% of variables by importance as key moderators </w:t>
      </w:r>
      <w:r w:rsidR="00614864">
        <w:rPr>
          <w:color w:val="000000" w:themeColor="text1"/>
          <w:sz w:val="22"/>
          <w:szCs w:val="22"/>
        </w:rPr>
        <w:fldChar w:fldCharType="begin" w:fldLock="1"/>
      </w:r>
      <w:r w:rsidR="00614864">
        <w:rPr>
          <w:color w:val="000000" w:themeColor="text1"/>
          <w:sz w:val="22"/>
          <w:szCs w:val="22"/>
        </w:rPr>
        <w:instrText>ADDIN paperpile_citation &lt;clusterId&gt;G726U774Q254N877&lt;/clusterId&gt;&lt;metadata&gt;&lt;citation&gt;&lt;id&gt;000cb33b-ea95-43ca-bec5-d84efa2924a3&lt;/id&gt;&lt;/citation&gt;&lt;citation&gt;&lt;id&gt;4b81ea46-7fb3-42f3-89ba-8ad05fe32a54&lt;/id&gt;&lt;/citation&gt;&lt;citation&gt;&lt;id&gt;27bdbcf0-89a2-4d82-ac48-ce07d3e86bde&lt;/id&gt;&lt;/citation&gt;&lt;/metadata&gt;&lt;data&gt;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&lt;/data&gt; \* MERGEFORMAT</w:instrText>
      </w:r>
      <w:r w:rsidR="00614864">
        <w:rPr>
          <w:color w:val="000000" w:themeColor="text1"/>
          <w:sz w:val="22"/>
          <w:szCs w:val="22"/>
        </w:rPr>
        <w:fldChar w:fldCharType="separate"/>
      </w:r>
      <w:r w:rsidR="00614864">
        <w:rPr>
          <w:noProof/>
          <w:color w:val="000000" w:themeColor="text1"/>
          <w:sz w:val="22"/>
          <w:szCs w:val="22"/>
        </w:rPr>
        <w:t>(e.g., Athey &amp; Wager, 2019; Gudmundsdottir et al., 2022; Shiba et al., 2021</w:t>
      </w:r>
      <w:r w:rsidR="00614864">
        <w:rPr>
          <w:color w:val="000000" w:themeColor="text1"/>
          <w:sz w:val="22"/>
          <w:szCs w:val="22"/>
        </w:rPr>
        <w:fldChar w:fldCharType="end"/>
      </w:r>
      <w:r w:rsidR="00614864">
        <w:rPr>
          <w:color w:val="000000" w:themeColor="text1"/>
          <w:sz w:val="22"/>
          <w:szCs w:val="22"/>
        </w:rPr>
        <w:t xml:space="preserve">; see </w:t>
      </w:r>
      <w:r w:rsidR="00614864" w:rsidRPr="00614864">
        <w:rPr>
          <w:b/>
          <w:bCs/>
          <w:color w:val="000000" w:themeColor="text1"/>
          <w:sz w:val="22"/>
          <w:szCs w:val="22"/>
        </w:rPr>
        <w:t>Fig 3a</w:t>
      </w:r>
      <w:r w:rsidR="00614864">
        <w:rPr>
          <w:color w:val="000000" w:themeColor="text1"/>
          <w:sz w:val="22"/>
          <w:szCs w:val="22"/>
        </w:rPr>
        <w:t xml:space="preserve">). </w:t>
      </w:r>
      <w:r w:rsidR="00614864" w:rsidRPr="00614864">
        <w:rPr>
          <w:sz w:val="22"/>
          <w:szCs w:val="22"/>
        </w:rPr>
        <w:t>This suggests that, in real-world datasets where true moderators are unknown, variables identified through backward elimination are more reliable than those derived from standard heuristics.</w:t>
      </w:r>
    </w:p>
    <w:p w14:paraId="14363D08" w14:textId="445B93B9" w:rsidR="00017086" w:rsidRPr="00614864" w:rsidRDefault="00614864" w:rsidP="00614864">
      <w:pPr>
        <w:spacing w:after="240" w:line="360" w:lineRule="auto"/>
        <w:ind w:firstLine="720"/>
        <w:rPr>
          <w:sz w:val="22"/>
          <w:szCs w:val="22"/>
        </w:rPr>
      </w:pPr>
      <w:r w:rsidRPr="00614864">
        <w:rPr>
          <w:sz w:val="22"/>
          <w:szCs w:val="22"/>
        </w:rPr>
        <w:t>Furthermore, the best model selected via backward elimination showed comparable ITE prediction performance between the train</w:t>
      </w:r>
      <w:r>
        <w:rPr>
          <w:sz w:val="22"/>
          <w:szCs w:val="22"/>
        </w:rPr>
        <w:t>ing</w:t>
      </w:r>
      <w:r w:rsidRPr="00614864">
        <w:rPr>
          <w:sz w:val="22"/>
          <w:szCs w:val="22"/>
        </w:rPr>
        <w:t xml:space="preserve"> and independent test sets</w:t>
      </w:r>
      <w:r>
        <w:rPr>
          <w:sz w:val="22"/>
          <w:szCs w:val="22"/>
        </w:rPr>
        <w:t xml:space="preserve">. </w:t>
      </w:r>
      <w:r w:rsidRPr="00614864">
        <w:rPr>
          <w:sz w:val="22"/>
          <w:szCs w:val="22"/>
        </w:rPr>
        <w:t xml:space="preserve">Although performance was generally higher under </w:t>
      </w:r>
      <w:r>
        <w:rPr>
          <w:sz w:val="22"/>
          <w:szCs w:val="22"/>
        </w:rPr>
        <w:t xml:space="preserve">the </w:t>
      </w:r>
      <w:r w:rsidRPr="00614864">
        <w:rPr>
          <w:sz w:val="22"/>
          <w:szCs w:val="22"/>
        </w:rPr>
        <w:t>linear condition</w:t>
      </w:r>
      <w:r>
        <w:rPr>
          <w:sz w:val="22"/>
          <w:szCs w:val="22"/>
        </w:rPr>
        <w:t xml:space="preserve"> than nonlinear one</w:t>
      </w:r>
      <w:r w:rsidRPr="00614864">
        <w:rPr>
          <w:sz w:val="22"/>
          <w:szCs w:val="22"/>
        </w:rPr>
        <w:t xml:space="preserve"> (linear: </w:t>
      </w:r>
      <w:proofErr w:type="spellStart"/>
      <w:r w:rsidRPr="00614864">
        <w:rPr>
          <w:i/>
          <w:iCs/>
          <w:sz w:val="22"/>
          <w:szCs w:val="22"/>
        </w:rPr>
        <w:t>R</w:t>
      </w:r>
      <w:r w:rsidRPr="00614864">
        <w:rPr>
          <w:sz w:val="22"/>
          <w:szCs w:val="22"/>
          <w:vertAlign w:val="subscript"/>
        </w:rPr>
        <w:t>train</w:t>
      </w:r>
      <w:proofErr w:type="spellEnd"/>
      <w:r w:rsidRPr="00614864">
        <w:rPr>
          <w:sz w:val="22"/>
          <w:szCs w:val="22"/>
        </w:rPr>
        <w:t xml:space="preserve"> = </w:t>
      </w:r>
      <w:r>
        <w:rPr>
          <w:sz w:val="22"/>
          <w:szCs w:val="22"/>
        </w:rPr>
        <w:t>.621</w:t>
      </w:r>
      <w:r w:rsidRPr="00614864">
        <w:rPr>
          <w:sz w:val="22"/>
          <w:szCs w:val="22"/>
        </w:rPr>
        <w:t xml:space="preserve">, </w:t>
      </w:r>
      <w:proofErr w:type="spellStart"/>
      <w:r w:rsidRPr="00614864">
        <w:rPr>
          <w:i/>
          <w:iCs/>
          <w:sz w:val="22"/>
          <w:szCs w:val="22"/>
        </w:rPr>
        <w:t>P</w:t>
      </w:r>
      <w:r w:rsidRPr="00614864">
        <w:rPr>
          <w:sz w:val="22"/>
          <w:szCs w:val="22"/>
          <w:vertAlign w:val="subscript"/>
        </w:rPr>
        <w:t>train</w:t>
      </w:r>
      <w:proofErr w:type="spellEnd"/>
      <w:r w:rsidRPr="00614864">
        <w:rPr>
          <w:sz w:val="22"/>
          <w:szCs w:val="22"/>
        </w:rPr>
        <w:t xml:space="preserve"> = </w:t>
      </w:r>
      <w:r>
        <w:rPr>
          <w:sz w:val="22"/>
          <w:szCs w:val="22"/>
        </w:rPr>
        <w:t>1</w:t>
      </w:r>
      <w:r w:rsidRPr="00522BE2">
        <w:rPr>
          <w:sz w:val="22"/>
          <w:szCs w:val="22"/>
          <w:shd w:val="clear" w:color="auto" w:fill="FFFFFF"/>
        </w:rPr>
        <w:t>×10</w:t>
      </w:r>
      <w:r w:rsidRPr="00F2135F">
        <w:rPr>
          <w:sz w:val="22"/>
          <w:szCs w:val="22"/>
          <w:shd w:val="clear" w:color="auto" w:fill="FFFFFF"/>
          <w:vertAlign w:val="superscript"/>
        </w:rPr>
        <w:t>-1</w:t>
      </w:r>
      <w:r>
        <w:rPr>
          <w:sz w:val="22"/>
          <w:szCs w:val="22"/>
          <w:shd w:val="clear" w:color="auto" w:fill="FFFFFF"/>
          <w:vertAlign w:val="superscript"/>
        </w:rPr>
        <w:t>07</w:t>
      </w:r>
      <w:r w:rsidRPr="00614864">
        <w:rPr>
          <w:sz w:val="22"/>
          <w:szCs w:val="22"/>
        </w:rPr>
        <w:t xml:space="preserve">, </w:t>
      </w:r>
      <w:proofErr w:type="spellStart"/>
      <w:r w:rsidRPr="00614864">
        <w:rPr>
          <w:i/>
          <w:iCs/>
          <w:sz w:val="22"/>
          <w:szCs w:val="22"/>
        </w:rPr>
        <w:t>R</w:t>
      </w:r>
      <w:r w:rsidRPr="00614864">
        <w:rPr>
          <w:sz w:val="22"/>
          <w:szCs w:val="22"/>
          <w:vertAlign w:val="subscript"/>
        </w:rPr>
        <w:t>test</w:t>
      </w:r>
      <w:proofErr w:type="spellEnd"/>
      <w:r w:rsidRPr="00614864">
        <w:rPr>
          <w:sz w:val="22"/>
          <w:szCs w:val="22"/>
        </w:rPr>
        <w:t xml:space="preserve"> = </w:t>
      </w:r>
      <w:r>
        <w:rPr>
          <w:sz w:val="22"/>
          <w:szCs w:val="22"/>
        </w:rPr>
        <w:t>.605</w:t>
      </w:r>
      <w:r w:rsidRPr="00614864">
        <w:rPr>
          <w:sz w:val="22"/>
          <w:szCs w:val="22"/>
        </w:rPr>
        <w:t xml:space="preserve">, </w:t>
      </w:r>
      <w:proofErr w:type="spellStart"/>
      <w:r w:rsidRPr="00614864">
        <w:rPr>
          <w:i/>
          <w:iCs/>
          <w:sz w:val="22"/>
          <w:szCs w:val="22"/>
        </w:rPr>
        <w:t>P</w:t>
      </w:r>
      <w:r w:rsidRPr="00614864">
        <w:rPr>
          <w:sz w:val="22"/>
          <w:szCs w:val="22"/>
          <w:vertAlign w:val="subscript"/>
        </w:rPr>
        <w:t>test</w:t>
      </w:r>
      <w:proofErr w:type="spellEnd"/>
      <w:r w:rsidRPr="00614864">
        <w:rPr>
          <w:sz w:val="22"/>
          <w:szCs w:val="22"/>
        </w:rPr>
        <w:t xml:space="preserve"> = </w:t>
      </w:r>
      <w:r>
        <w:rPr>
          <w:sz w:val="22"/>
          <w:szCs w:val="22"/>
        </w:rPr>
        <w:t>6</w:t>
      </w:r>
      <w:r w:rsidRPr="00522BE2">
        <w:rPr>
          <w:sz w:val="22"/>
          <w:szCs w:val="22"/>
          <w:shd w:val="clear" w:color="auto" w:fill="FFFFFF"/>
        </w:rPr>
        <w:t>×10</w:t>
      </w:r>
      <w:r w:rsidRPr="00F2135F">
        <w:rPr>
          <w:sz w:val="22"/>
          <w:szCs w:val="22"/>
          <w:shd w:val="clear" w:color="auto" w:fill="FFFFFF"/>
          <w:vertAlign w:val="superscript"/>
        </w:rPr>
        <w:t>-1</w:t>
      </w:r>
      <w:r>
        <w:rPr>
          <w:sz w:val="22"/>
          <w:szCs w:val="22"/>
          <w:shd w:val="clear" w:color="auto" w:fill="FFFFFF"/>
          <w:vertAlign w:val="superscript"/>
        </w:rPr>
        <w:t>01</w:t>
      </w:r>
      <w:r w:rsidRPr="00614864">
        <w:rPr>
          <w:sz w:val="22"/>
          <w:szCs w:val="22"/>
        </w:rPr>
        <w:t xml:space="preserve">; nonlinear: </w:t>
      </w:r>
      <w:proofErr w:type="spellStart"/>
      <w:r w:rsidRPr="00614864">
        <w:rPr>
          <w:i/>
          <w:iCs/>
          <w:sz w:val="22"/>
          <w:szCs w:val="22"/>
        </w:rPr>
        <w:t>R</w:t>
      </w:r>
      <w:r w:rsidRPr="00614864">
        <w:rPr>
          <w:sz w:val="22"/>
          <w:szCs w:val="22"/>
          <w:vertAlign w:val="subscript"/>
        </w:rPr>
        <w:t>train</w:t>
      </w:r>
      <w:proofErr w:type="spellEnd"/>
      <w:r w:rsidRPr="00614864">
        <w:rPr>
          <w:sz w:val="22"/>
          <w:szCs w:val="22"/>
        </w:rPr>
        <w:t xml:space="preserve"> = </w:t>
      </w:r>
      <w:r>
        <w:rPr>
          <w:sz w:val="22"/>
          <w:szCs w:val="22"/>
        </w:rPr>
        <w:t>.514</w:t>
      </w:r>
      <w:r w:rsidRPr="00614864">
        <w:rPr>
          <w:sz w:val="22"/>
          <w:szCs w:val="22"/>
        </w:rPr>
        <w:t xml:space="preserve">, </w:t>
      </w:r>
      <w:proofErr w:type="spellStart"/>
      <w:r w:rsidRPr="00614864">
        <w:rPr>
          <w:i/>
          <w:iCs/>
          <w:sz w:val="22"/>
          <w:szCs w:val="22"/>
        </w:rPr>
        <w:t>P</w:t>
      </w:r>
      <w:r w:rsidRPr="00614864">
        <w:rPr>
          <w:sz w:val="22"/>
          <w:szCs w:val="22"/>
          <w:vertAlign w:val="subscript"/>
        </w:rPr>
        <w:t>train</w:t>
      </w:r>
      <w:proofErr w:type="spellEnd"/>
      <w:r w:rsidRPr="00614864">
        <w:rPr>
          <w:sz w:val="22"/>
          <w:szCs w:val="22"/>
        </w:rPr>
        <w:t xml:space="preserve"> = </w:t>
      </w:r>
      <w:r>
        <w:rPr>
          <w:sz w:val="22"/>
          <w:szCs w:val="22"/>
        </w:rPr>
        <w:t>2</w:t>
      </w:r>
      <w:r w:rsidRPr="00522BE2">
        <w:rPr>
          <w:sz w:val="22"/>
          <w:szCs w:val="22"/>
          <w:shd w:val="clear" w:color="auto" w:fill="FFFFFF"/>
        </w:rPr>
        <w:t>×10</w:t>
      </w:r>
      <w:r w:rsidRPr="00F2135F">
        <w:rPr>
          <w:sz w:val="22"/>
          <w:szCs w:val="22"/>
          <w:shd w:val="clear" w:color="auto" w:fill="FFFFFF"/>
          <w:vertAlign w:val="superscript"/>
        </w:rPr>
        <w:t>-</w:t>
      </w:r>
      <w:r>
        <w:rPr>
          <w:sz w:val="22"/>
          <w:szCs w:val="22"/>
          <w:shd w:val="clear" w:color="auto" w:fill="FFFFFF"/>
          <w:vertAlign w:val="superscript"/>
        </w:rPr>
        <w:t>68</w:t>
      </w:r>
      <w:r w:rsidRPr="00614864">
        <w:rPr>
          <w:sz w:val="22"/>
          <w:szCs w:val="22"/>
        </w:rPr>
        <w:t xml:space="preserve">, </w:t>
      </w:r>
      <w:proofErr w:type="spellStart"/>
      <w:r w:rsidRPr="00614864">
        <w:rPr>
          <w:i/>
          <w:iCs/>
          <w:sz w:val="22"/>
          <w:szCs w:val="22"/>
        </w:rPr>
        <w:t>R</w:t>
      </w:r>
      <w:r w:rsidRPr="00614864">
        <w:rPr>
          <w:sz w:val="22"/>
          <w:szCs w:val="22"/>
          <w:vertAlign w:val="subscript"/>
        </w:rPr>
        <w:t>test</w:t>
      </w:r>
      <w:proofErr w:type="spellEnd"/>
      <w:r w:rsidRPr="00614864">
        <w:rPr>
          <w:sz w:val="22"/>
          <w:szCs w:val="22"/>
        </w:rPr>
        <w:t xml:space="preserve"> = </w:t>
      </w:r>
      <w:r>
        <w:rPr>
          <w:sz w:val="22"/>
          <w:szCs w:val="22"/>
        </w:rPr>
        <w:t>.482</w:t>
      </w:r>
      <w:r w:rsidRPr="00614864">
        <w:rPr>
          <w:sz w:val="22"/>
          <w:szCs w:val="22"/>
        </w:rPr>
        <w:t xml:space="preserve">, </w:t>
      </w:r>
      <w:proofErr w:type="spellStart"/>
      <w:r w:rsidRPr="00614864">
        <w:rPr>
          <w:i/>
          <w:iCs/>
          <w:sz w:val="22"/>
          <w:szCs w:val="22"/>
        </w:rPr>
        <w:t>P</w:t>
      </w:r>
      <w:r w:rsidRPr="00614864">
        <w:rPr>
          <w:sz w:val="22"/>
          <w:szCs w:val="22"/>
          <w:vertAlign w:val="subscript"/>
        </w:rPr>
        <w:t>test</w:t>
      </w:r>
      <w:proofErr w:type="spellEnd"/>
      <w:r w:rsidRPr="00614864">
        <w:rPr>
          <w:sz w:val="22"/>
          <w:szCs w:val="22"/>
        </w:rPr>
        <w:t xml:space="preserve"> = </w:t>
      </w:r>
      <w:r>
        <w:rPr>
          <w:sz w:val="22"/>
          <w:szCs w:val="22"/>
        </w:rPr>
        <w:t>3</w:t>
      </w:r>
      <w:r w:rsidRPr="00522BE2">
        <w:rPr>
          <w:sz w:val="22"/>
          <w:szCs w:val="22"/>
          <w:shd w:val="clear" w:color="auto" w:fill="FFFFFF"/>
        </w:rPr>
        <w:t>×10</w:t>
      </w:r>
      <w:r w:rsidRPr="00F2135F">
        <w:rPr>
          <w:sz w:val="22"/>
          <w:szCs w:val="22"/>
          <w:shd w:val="clear" w:color="auto" w:fill="FFFFFF"/>
          <w:vertAlign w:val="superscript"/>
        </w:rPr>
        <w:t>-</w:t>
      </w:r>
      <w:r>
        <w:rPr>
          <w:sz w:val="22"/>
          <w:szCs w:val="22"/>
          <w:shd w:val="clear" w:color="auto" w:fill="FFFFFF"/>
          <w:vertAlign w:val="superscript"/>
        </w:rPr>
        <w:t>59</w:t>
      </w:r>
      <w:r>
        <w:rPr>
          <w:sz w:val="22"/>
          <w:szCs w:val="22"/>
        </w:rPr>
        <w:t>), s</w:t>
      </w:r>
      <w:r w:rsidRPr="00614864">
        <w:rPr>
          <w:sz w:val="22"/>
          <w:szCs w:val="22"/>
        </w:rPr>
        <w:t>imilar levels of predictive accuracy were observed across both conditions</w:t>
      </w:r>
      <w:r>
        <w:rPr>
          <w:sz w:val="22"/>
          <w:szCs w:val="22"/>
        </w:rPr>
        <w:t xml:space="preserve"> (see </w:t>
      </w:r>
      <w:r w:rsidRPr="00614864">
        <w:rPr>
          <w:b/>
          <w:bCs/>
          <w:sz w:val="22"/>
          <w:szCs w:val="22"/>
        </w:rPr>
        <w:t>Fig 3b</w:t>
      </w:r>
      <w:r>
        <w:rPr>
          <w:sz w:val="22"/>
          <w:szCs w:val="22"/>
        </w:rPr>
        <w:t>)</w:t>
      </w:r>
      <w:r w:rsidRPr="00614864">
        <w:rPr>
          <w:sz w:val="22"/>
          <w:szCs w:val="22"/>
        </w:rPr>
        <w:t xml:space="preserve">. Given that the test set shared the same ITE generation function as the training set but contained independently generated noise (see </w:t>
      </w:r>
      <w:r w:rsidRPr="00614864">
        <w:rPr>
          <w:b/>
          <w:bCs/>
          <w:sz w:val="22"/>
          <w:szCs w:val="22"/>
        </w:rPr>
        <w:t>Appendix Methods</w:t>
      </w:r>
      <w:r w:rsidRPr="00614864">
        <w:rPr>
          <w:sz w:val="22"/>
          <w:szCs w:val="22"/>
        </w:rPr>
        <w:t xml:space="preserve">), these results indicate that </w:t>
      </w:r>
      <w:r>
        <w:rPr>
          <w:sz w:val="22"/>
          <w:szCs w:val="22"/>
        </w:rPr>
        <w:t>our</w:t>
      </w:r>
      <w:r w:rsidRPr="00614864">
        <w:rPr>
          <w:sz w:val="22"/>
          <w:szCs w:val="22"/>
        </w:rPr>
        <w:t xml:space="preserve"> backward elimination model selection captures the underlying ITE function robustly without overfitting to noise</w:t>
      </w:r>
      <w:r>
        <w:rPr>
          <w:sz w:val="22"/>
          <w:szCs w:val="22"/>
        </w:rPr>
        <w:t>.</w:t>
      </w:r>
      <w:r w:rsidR="00017086" w:rsidRPr="6315F043">
        <w:rPr>
          <w:i/>
          <w:iCs/>
        </w:rPr>
        <w:br w:type="page"/>
      </w:r>
    </w:p>
    <w:p w14:paraId="43A569E4" w14:textId="1BA2758F" w:rsidR="00017086" w:rsidRPr="007D50F8" w:rsidRDefault="00017086" w:rsidP="00BD1A56">
      <w:pPr>
        <w:pStyle w:val="Heading1"/>
        <w:spacing w:after="240" w:line="360" w:lineRule="auto"/>
        <w:jc w:val="left"/>
        <w:rPr>
          <w:b w:val="0"/>
          <w:bCs w:val="0"/>
          <w:sz w:val="40"/>
          <w:szCs w:val="40"/>
        </w:rPr>
      </w:pPr>
      <w:r>
        <w:rPr>
          <w:b w:val="0"/>
          <w:bCs w:val="0"/>
          <w:sz w:val="40"/>
          <w:szCs w:val="40"/>
        </w:rPr>
        <w:lastRenderedPageBreak/>
        <w:t>Tutorial with Real-world Dataset</w:t>
      </w:r>
    </w:p>
    <w:p w14:paraId="49A68049" w14:textId="42353F7A" w:rsidR="00D422D0" w:rsidRPr="00BD1A56" w:rsidRDefault="00D422D0" w:rsidP="00BD1A56">
      <w:pPr>
        <w:spacing w:after="240" w:line="360" w:lineRule="auto"/>
        <w:ind w:firstLine="720"/>
        <w:rPr>
          <w:ins w:id="0" w:author="Author"/>
          <w:sz w:val="22"/>
          <w:szCs w:val="22"/>
        </w:rPr>
      </w:pPr>
      <w:r w:rsidRPr="00D422D0">
        <w:rPr>
          <w:sz w:val="22"/>
          <w:szCs w:val="22"/>
        </w:rPr>
        <w:t>In this section, we demonstrate an automated analysis framework that incorporates seed ensemble and backward elimination–based model selection, using a real-world dataset. As an illustrative example, we assess the effects of childhood bullying exposure on depressive symptoms and examine individual differences in these effects. Additionally, we investigate which demographic, environmental, and neuroanatomical features are most strongly associated with these individual differences.</w:t>
      </w:r>
    </w:p>
    <w:p w14:paraId="09FA28D2" w14:textId="12A4BA64" w:rsidR="00BD1A56" w:rsidRPr="00BD1A56" w:rsidRDefault="00BD1A56" w:rsidP="00BD1A56">
      <w:pPr>
        <w:spacing w:after="240" w:line="360" w:lineRule="auto"/>
        <w:ind w:firstLine="720"/>
        <w:rPr>
          <w:sz w:val="22"/>
          <w:szCs w:val="22"/>
        </w:rPr>
      </w:pPr>
      <w:r w:rsidRPr="00093D0C">
        <w:rPr>
          <w:sz w:val="22"/>
          <w:szCs w:val="22"/>
        </w:rPr>
        <w:t>We applied this framework to baseline data from 8,</w:t>
      </w:r>
      <w:r w:rsidR="007F52B9" w:rsidRPr="00093D0C">
        <w:rPr>
          <w:sz w:val="22"/>
          <w:szCs w:val="22"/>
        </w:rPr>
        <w:t>778</w:t>
      </w:r>
      <w:r w:rsidRPr="00093D0C">
        <w:rPr>
          <w:sz w:val="22"/>
          <w:szCs w:val="22"/>
        </w:rPr>
        <w:t xml:space="preserve"> children in the Adolescent Brain and Cognitive Development (ABCD) study</w:t>
      </w:r>
      <w:r w:rsidR="00093D0C" w:rsidRPr="00093D0C">
        <w:rPr>
          <w:sz w:val="22"/>
          <w:szCs w:val="22"/>
        </w:rPr>
        <w:t xml:space="preserve"> </w:t>
      </w:r>
      <w:r w:rsidR="00093D0C" w:rsidRPr="00093D0C">
        <w:rPr>
          <w:sz w:val="22"/>
          <w:szCs w:val="22"/>
        </w:rPr>
        <w:fldChar w:fldCharType="begin" w:fldLock="1"/>
      </w:r>
      <w:r w:rsidR="00093D0C" w:rsidRPr="00093D0C">
        <w:rPr>
          <w:sz w:val="22"/>
          <w:szCs w:val="22"/>
        </w:rPr>
        <w:instrText>ADDIN paperpile_citation &lt;clusterId&gt;W649K699G179D791&lt;/clusterId&gt;&lt;metadata&gt;&lt;citation&gt;&lt;id&gt;efbb448e-c93a-4ed4-a8c2-a460cad52082&lt;/id&gt;&lt;/citation&gt;&lt;/metadata&gt;&lt;data&gt;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&lt;/data&gt; \* MERGEFORMAT</w:instrText>
      </w:r>
      <w:r w:rsidR="00093D0C" w:rsidRPr="00093D0C">
        <w:rPr>
          <w:sz w:val="22"/>
          <w:szCs w:val="22"/>
        </w:rPr>
        <w:fldChar w:fldCharType="separate"/>
      </w:r>
      <w:r w:rsidR="00093D0C" w:rsidRPr="00093D0C">
        <w:rPr>
          <w:noProof/>
          <w:sz w:val="22"/>
          <w:szCs w:val="22"/>
        </w:rPr>
        <w:t xml:space="preserve">(Casey et al., 2018; see </w:t>
      </w:r>
      <w:r w:rsidR="00093D0C" w:rsidRPr="00093D0C">
        <w:rPr>
          <w:b/>
          <w:bCs/>
          <w:noProof/>
          <w:sz w:val="22"/>
          <w:szCs w:val="22"/>
        </w:rPr>
        <w:t>Appendix Methods</w:t>
      </w:r>
      <w:r w:rsidR="00093D0C" w:rsidRPr="00093D0C">
        <w:rPr>
          <w:noProof/>
          <w:sz w:val="22"/>
          <w:szCs w:val="22"/>
        </w:rPr>
        <w:t>)</w:t>
      </w:r>
      <w:r w:rsidR="00093D0C" w:rsidRPr="00093D0C">
        <w:rPr>
          <w:sz w:val="22"/>
          <w:szCs w:val="22"/>
        </w:rPr>
        <w:fldChar w:fldCharType="end"/>
      </w:r>
      <w:r w:rsidRPr="00093D0C">
        <w:rPr>
          <w:sz w:val="22"/>
          <w:szCs w:val="22"/>
        </w:rPr>
        <w:t>.</w:t>
      </w:r>
      <w:r w:rsidRPr="00BD1A56">
        <w:rPr>
          <w:sz w:val="22"/>
          <w:szCs w:val="22"/>
        </w:rPr>
        <w:t xml:space="preserve"> The treatment variable was a binary variable </w:t>
      </w:r>
      <w:r w:rsidRPr="00637C6D">
        <w:rPr>
          <w:rFonts w:ascii="Courier New" w:hAnsi="Courier New" w:cs="Courier New"/>
          <w:color w:val="000000" w:themeColor="text1"/>
          <w:sz w:val="22"/>
          <w:szCs w:val="22"/>
        </w:rPr>
        <w:t>‘</w:t>
      </w:r>
      <w:proofErr w:type="spellStart"/>
      <w:r w:rsidRPr="00637C6D">
        <w:rPr>
          <w:rFonts w:ascii="Courier New" w:hAnsi="Courier New" w:cs="Courier New"/>
          <w:color w:val="000000" w:themeColor="text1"/>
          <w:sz w:val="22"/>
          <w:szCs w:val="22"/>
        </w:rPr>
        <w:t>kbi_p_c_bully</w:t>
      </w:r>
      <w:proofErr w:type="spellEnd"/>
      <w:r w:rsidRPr="00637C6D">
        <w:rPr>
          <w:rFonts w:ascii="Courier New" w:hAnsi="Courier New" w:cs="Courier New"/>
          <w:color w:val="000000" w:themeColor="text1"/>
          <w:sz w:val="22"/>
          <w:szCs w:val="22"/>
        </w:rPr>
        <w:t>’</w:t>
      </w:r>
      <w:r w:rsidRPr="00BD1A56">
        <w:rPr>
          <w:sz w:val="22"/>
          <w:szCs w:val="22"/>
        </w:rPr>
        <w:t>, which was derived from the Kiddie Schedule for Affective Disorder and Schizophrenia (K-SADS</w:t>
      </w:r>
      <w:r w:rsidR="003609F3">
        <w:rPr>
          <w:sz w:val="22"/>
          <w:szCs w:val="22"/>
        </w:rPr>
        <w:t>)</w:t>
      </w:r>
      <w:r w:rsidRPr="00BD1A56">
        <w:rPr>
          <w:sz w:val="22"/>
          <w:szCs w:val="22"/>
        </w:rPr>
        <w:t xml:space="preserve"> interview</w:t>
      </w:r>
      <w:r w:rsidR="00AD0AB7">
        <w:rPr>
          <w:sz w:val="22"/>
          <w:szCs w:val="22"/>
        </w:rPr>
        <w:t xml:space="preserve"> </w:t>
      </w:r>
      <w:r w:rsidR="00093D0C">
        <w:rPr>
          <w:sz w:val="22"/>
          <w:szCs w:val="22"/>
        </w:rPr>
        <w:fldChar w:fldCharType="begin" w:fldLock="1"/>
      </w:r>
      <w:r w:rsidR="00093D0C">
        <w:rPr>
          <w:sz w:val="22"/>
          <w:szCs w:val="22"/>
        </w:rPr>
        <w:instrText>ADDIN paperpile_citation &lt;clusterId&gt;K232R388N679L463&lt;/clusterId&gt;&lt;metadata&gt;&lt;citation&gt;&lt;id&gt;c9da79f4-a3c6-4ca1-ba8c-51811dc356dc&lt;/id&gt;&lt;/citation&gt;&lt;/metadata&gt;&lt;data&gt;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&lt;/data&gt; \* MERGEFORMAT</w:instrText>
      </w:r>
      <w:r w:rsidR="00093D0C">
        <w:rPr>
          <w:sz w:val="22"/>
          <w:szCs w:val="22"/>
        </w:rPr>
        <w:fldChar w:fldCharType="separate"/>
      </w:r>
      <w:r w:rsidR="00093D0C">
        <w:rPr>
          <w:noProof/>
          <w:sz w:val="22"/>
          <w:szCs w:val="22"/>
        </w:rPr>
        <w:t>(Kaufman et al., 2017)</w:t>
      </w:r>
      <w:r w:rsidR="00093D0C">
        <w:rPr>
          <w:sz w:val="22"/>
          <w:szCs w:val="22"/>
        </w:rPr>
        <w:fldChar w:fldCharType="end"/>
      </w:r>
      <w:r w:rsidRPr="00BD1A56">
        <w:rPr>
          <w:sz w:val="22"/>
          <w:szCs w:val="22"/>
        </w:rPr>
        <w:t>, reflecting whether the child had experienced peer bullying.</w:t>
      </w:r>
      <w:r w:rsidRPr="00BD1A56">
        <w:rPr>
          <w:b/>
          <w:bCs/>
          <w:sz w:val="22"/>
          <w:szCs w:val="22"/>
        </w:rPr>
        <w:t xml:space="preserve"> </w:t>
      </w:r>
      <w:r w:rsidRPr="00BD1A56">
        <w:rPr>
          <w:sz w:val="22"/>
          <w:szCs w:val="22"/>
        </w:rPr>
        <w:t xml:space="preserve">The outcome variable was a continuous variable </w:t>
      </w:r>
      <w:r w:rsidRPr="00637C6D">
        <w:rPr>
          <w:rFonts w:ascii="Courier New" w:hAnsi="Courier New" w:cs="Courier New"/>
          <w:sz w:val="22"/>
          <w:szCs w:val="22"/>
        </w:rPr>
        <w:t>‘</w:t>
      </w:r>
      <w:proofErr w:type="spellStart"/>
      <w:r w:rsidRPr="00637C6D">
        <w:rPr>
          <w:rFonts w:ascii="Courier New" w:hAnsi="Courier New" w:cs="Courier New"/>
          <w:sz w:val="22"/>
          <w:szCs w:val="22"/>
        </w:rPr>
        <w:t>cbcl_</w:t>
      </w:r>
      <w:r w:rsidR="007F52B9" w:rsidRPr="00637C6D">
        <w:rPr>
          <w:rFonts w:ascii="Courier New" w:hAnsi="Courier New" w:cs="Courier New"/>
          <w:sz w:val="22"/>
          <w:szCs w:val="22"/>
        </w:rPr>
        <w:t>dsm_depression</w:t>
      </w:r>
      <w:r w:rsidRPr="00637C6D">
        <w:rPr>
          <w:rFonts w:ascii="Courier New" w:hAnsi="Courier New" w:cs="Courier New"/>
          <w:sz w:val="22"/>
          <w:szCs w:val="22"/>
        </w:rPr>
        <w:t>_t</w:t>
      </w:r>
      <w:proofErr w:type="spellEnd"/>
      <w:r w:rsidRPr="00637C6D">
        <w:rPr>
          <w:rFonts w:ascii="Courier New" w:hAnsi="Courier New" w:cs="Courier New"/>
          <w:sz w:val="22"/>
          <w:szCs w:val="22"/>
        </w:rPr>
        <w:t>’</w:t>
      </w:r>
      <w:r w:rsidRPr="00BD1A56">
        <w:rPr>
          <w:sz w:val="22"/>
          <w:szCs w:val="22"/>
        </w:rPr>
        <w:t xml:space="preserve"> representing the child’s </w:t>
      </w:r>
      <w:r>
        <w:rPr>
          <w:i/>
          <w:iCs/>
          <w:sz w:val="22"/>
          <w:szCs w:val="22"/>
        </w:rPr>
        <w:t>t</w:t>
      </w:r>
      <w:r w:rsidRPr="00BD1A56">
        <w:rPr>
          <w:sz w:val="22"/>
          <w:szCs w:val="22"/>
        </w:rPr>
        <w:t xml:space="preserve">-score of </w:t>
      </w:r>
      <w:r w:rsidR="007F52B9">
        <w:rPr>
          <w:sz w:val="22"/>
          <w:szCs w:val="22"/>
        </w:rPr>
        <w:t xml:space="preserve">depressive symptoms </w:t>
      </w:r>
      <w:r w:rsidRPr="00BD1A56">
        <w:rPr>
          <w:sz w:val="22"/>
          <w:szCs w:val="22"/>
        </w:rPr>
        <w:t>from the Child Behavior Checklist (CBCL</w:t>
      </w:r>
      <w:r w:rsidR="003609F3">
        <w:rPr>
          <w:sz w:val="22"/>
          <w:szCs w:val="22"/>
        </w:rPr>
        <w:t>)</w:t>
      </w:r>
      <w:r w:rsidR="00AD0AB7">
        <w:rPr>
          <w:sz w:val="22"/>
          <w:szCs w:val="22"/>
        </w:rPr>
        <w:t xml:space="preserve"> </w:t>
      </w:r>
      <w:r w:rsidR="00093D0C">
        <w:rPr>
          <w:sz w:val="22"/>
          <w:szCs w:val="22"/>
        </w:rPr>
        <w:fldChar w:fldCharType="begin" w:fldLock="1"/>
      </w:r>
      <w:r w:rsidR="00093D0C">
        <w:rPr>
          <w:sz w:val="22"/>
          <w:szCs w:val="22"/>
        </w:rPr>
        <w:instrText>ADDIN paperpile_citation &lt;clusterId&gt;V613J963Y453C164&lt;/clusterId&gt;&lt;metadata&gt;&lt;citation&gt;&lt;id&gt;f6066993-1af1-40ee-b08c-97b9cc154dd0&lt;/id&gt;&lt;/citation&gt;&lt;/metadata&gt;&lt;data&gt;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&lt;/data&gt; \* MERGEFORMAT</w:instrText>
      </w:r>
      <w:r w:rsidR="00093D0C">
        <w:rPr>
          <w:sz w:val="22"/>
          <w:szCs w:val="22"/>
        </w:rPr>
        <w:fldChar w:fldCharType="separate"/>
      </w:r>
      <w:r w:rsidR="00093D0C">
        <w:rPr>
          <w:noProof/>
          <w:sz w:val="22"/>
          <w:szCs w:val="22"/>
        </w:rPr>
        <w:t>(Achenbach, 2011)</w:t>
      </w:r>
      <w:r w:rsidR="00093D0C">
        <w:rPr>
          <w:sz w:val="22"/>
          <w:szCs w:val="22"/>
        </w:rPr>
        <w:fldChar w:fldCharType="end"/>
      </w:r>
      <w:r w:rsidR="003609F3">
        <w:rPr>
          <w:sz w:val="22"/>
          <w:szCs w:val="22"/>
        </w:rPr>
        <w:t>.</w:t>
      </w:r>
    </w:p>
    <w:p w14:paraId="5F99DEA2" w14:textId="31C1E6D7" w:rsidR="00A56885" w:rsidRDefault="00BD1A56" w:rsidP="00BD1A56">
      <w:pPr>
        <w:spacing w:after="240" w:line="360" w:lineRule="auto"/>
        <w:ind w:firstLine="720"/>
        <w:rPr>
          <w:sz w:val="22"/>
          <w:szCs w:val="22"/>
        </w:rPr>
      </w:pPr>
      <w:r w:rsidRPr="00BD1A56">
        <w:rPr>
          <w:sz w:val="22"/>
          <w:szCs w:val="22"/>
        </w:rPr>
        <w:t>A total of 13</w:t>
      </w:r>
      <w:r w:rsidR="007F52B9">
        <w:rPr>
          <w:sz w:val="22"/>
          <w:szCs w:val="22"/>
        </w:rPr>
        <w:t>8</w:t>
      </w:r>
      <w:r w:rsidRPr="00BD1A56">
        <w:rPr>
          <w:sz w:val="22"/>
          <w:szCs w:val="22"/>
        </w:rPr>
        <w:t xml:space="preserve"> covariates were</w:t>
      </w:r>
      <w:r w:rsidR="00205E2B">
        <w:rPr>
          <w:sz w:val="22"/>
          <w:szCs w:val="22"/>
        </w:rPr>
        <w:t xml:space="preserve"> assessed</w:t>
      </w:r>
      <w:r w:rsidRPr="00BD1A56">
        <w:rPr>
          <w:sz w:val="22"/>
          <w:szCs w:val="22"/>
        </w:rPr>
        <w:t>. These spanned demographic</w:t>
      </w:r>
      <w:r w:rsidR="00522BE2">
        <w:rPr>
          <w:sz w:val="22"/>
          <w:szCs w:val="22"/>
        </w:rPr>
        <w:t>s</w:t>
      </w:r>
      <w:r w:rsidRPr="00BD1A56">
        <w:rPr>
          <w:sz w:val="22"/>
          <w:szCs w:val="22"/>
        </w:rPr>
        <w:t xml:space="preserve"> (</w:t>
      </w:r>
      <w:r w:rsidR="00637C6D">
        <w:rPr>
          <w:sz w:val="22"/>
          <w:szCs w:val="22"/>
        </w:rPr>
        <w:t>i.e.</w:t>
      </w:r>
      <w:r w:rsidRPr="00BD1A56">
        <w:rPr>
          <w:sz w:val="22"/>
          <w:szCs w:val="22"/>
        </w:rPr>
        <w:t xml:space="preserve">, age, biological sex, race/ethnicity, and </w:t>
      </w:r>
      <w:r w:rsidR="00637C6D">
        <w:rPr>
          <w:sz w:val="22"/>
          <w:szCs w:val="22"/>
        </w:rPr>
        <w:t xml:space="preserve">caregivers’ </w:t>
      </w:r>
      <w:r w:rsidRPr="00BD1A56">
        <w:rPr>
          <w:sz w:val="22"/>
          <w:szCs w:val="22"/>
        </w:rPr>
        <w:t>age, marital status,</w:t>
      </w:r>
      <w:r w:rsidR="00637C6D">
        <w:rPr>
          <w:sz w:val="22"/>
          <w:szCs w:val="22"/>
        </w:rPr>
        <w:t xml:space="preserve"> </w:t>
      </w:r>
      <w:r w:rsidRPr="00BD1A56">
        <w:rPr>
          <w:sz w:val="22"/>
          <w:szCs w:val="22"/>
        </w:rPr>
        <w:t>income</w:t>
      </w:r>
      <w:r w:rsidR="00637C6D">
        <w:rPr>
          <w:sz w:val="22"/>
          <w:szCs w:val="22"/>
        </w:rPr>
        <w:t>, and education</w:t>
      </w:r>
      <w:r w:rsidRPr="00BD1A56">
        <w:rPr>
          <w:sz w:val="22"/>
          <w:szCs w:val="22"/>
        </w:rPr>
        <w:t xml:space="preserve">), </w:t>
      </w:r>
      <w:r w:rsidR="00637C6D">
        <w:rPr>
          <w:sz w:val="22"/>
          <w:szCs w:val="22"/>
        </w:rPr>
        <w:t>the rate of mental illness among family members</w:t>
      </w:r>
      <w:r w:rsidR="0015410E">
        <w:rPr>
          <w:sz w:val="22"/>
          <w:szCs w:val="22"/>
        </w:rPr>
        <w:t xml:space="preserve"> (‘family disease ratio’)</w:t>
      </w:r>
      <w:r w:rsidR="00BB24B3">
        <w:rPr>
          <w:sz w:val="22"/>
          <w:szCs w:val="22"/>
        </w:rPr>
        <w:fldChar w:fldCharType="begin" w:fldLock="1"/>
      </w:r>
      <w:r w:rsidR="00BB24B3">
        <w:rPr>
          <w:sz w:val="22"/>
          <w:szCs w:val="22"/>
        </w:rPr>
        <w:instrText>ADDIN paperpile_citation &lt;clusterId&gt;U338I686E976B669&lt;/clusterId&gt;&lt;metadata&gt;&lt;citation&gt;&lt;id&gt;51a6571d-813f-4eaf-9327-5c18987a30dd&lt;/id&gt;&lt;/citation&gt;&lt;citation&gt;&lt;id&gt;21d68be8-c6e0-4424-9f16-ee20932809c0&lt;/id&gt;&lt;/citation&gt;&lt;citation&gt;&lt;id&gt;cebc3f5a-baa3-4756-b8bc-3e9b33520189&lt;/id&gt;&lt;/citation&gt;&lt;/metadata&gt;&lt;data&gt;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&lt;/data&gt; \* MERGEFORMAT</w:instrText>
      </w:r>
      <w:r w:rsidR="00BB24B3">
        <w:rPr>
          <w:sz w:val="22"/>
          <w:szCs w:val="22"/>
        </w:rPr>
        <w:fldChar w:fldCharType="separate"/>
      </w:r>
      <w:r w:rsidR="00BB24B3">
        <w:rPr>
          <w:noProof/>
          <w:sz w:val="22"/>
          <w:szCs w:val="22"/>
        </w:rPr>
        <w:t>(Cha et al., 2024; Karcher et al., 2021; Rice et al., 1995)</w:t>
      </w:r>
      <w:r w:rsidR="00BB24B3">
        <w:rPr>
          <w:sz w:val="22"/>
          <w:szCs w:val="22"/>
        </w:rPr>
        <w:fldChar w:fldCharType="end"/>
      </w:r>
      <w:r w:rsidR="003609F3">
        <w:rPr>
          <w:sz w:val="22"/>
          <w:szCs w:val="22"/>
        </w:rPr>
        <w:t xml:space="preserve">, </w:t>
      </w:r>
      <w:r w:rsidR="00637C6D" w:rsidRPr="00A96426">
        <w:rPr>
          <w:color w:val="000000" w:themeColor="text1"/>
          <w:sz w:val="22"/>
          <w:szCs w:val="22"/>
        </w:rPr>
        <w:t>body mass index</w:t>
      </w:r>
      <w:r w:rsidR="0015410E" w:rsidRPr="00A96426">
        <w:rPr>
          <w:color w:val="000000" w:themeColor="text1"/>
          <w:sz w:val="22"/>
          <w:szCs w:val="22"/>
        </w:rPr>
        <w:t xml:space="preserve"> (‘BMI’)</w:t>
      </w:r>
      <w:r w:rsidR="00BB24B3">
        <w:rPr>
          <w:color w:val="000000" w:themeColor="text1"/>
          <w:sz w:val="22"/>
          <w:szCs w:val="22"/>
        </w:rPr>
        <w:fldChar w:fldCharType="begin" w:fldLock="1"/>
      </w:r>
      <w:r w:rsidR="00BB24B3">
        <w:rPr>
          <w:color w:val="000000" w:themeColor="text1"/>
          <w:sz w:val="22"/>
          <w:szCs w:val="22"/>
        </w:rPr>
        <w:instrText>ADDIN paperpile_citation &lt;clusterId&gt;A881O277K538H252&lt;/clusterId&gt;&lt;metadata&gt;&lt;citation&gt;&lt;id&gt;24a81ba3-ddb7-4259-8f5f-c4727d396711&lt;/id&gt;&lt;/citation&gt;&lt;citation&gt;&lt;id&gt;9623cb5a-0aef-47f8-b7fd-b816d22c5401&lt;/id&gt;&lt;/citation&gt;&lt;citation&gt;&lt;id&gt;90cf5aa9-f800-48bb-8582-1f61a6b9a01d&lt;/id&gt;&lt;/citation&gt;&lt;/metadata&gt;&lt;data&gt;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&lt;/data&gt; \* MERGEFORMAT</w:instrText>
      </w:r>
      <w:r w:rsidR="00BB24B3">
        <w:rPr>
          <w:color w:val="000000" w:themeColor="text1"/>
          <w:sz w:val="22"/>
          <w:szCs w:val="22"/>
        </w:rPr>
        <w:fldChar w:fldCharType="separate"/>
      </w:r>
      <w:r w:rsidR="00BB24B3">
        <w:rPr>
          <w:noProof/>
          <w:color w:val="000000" w:themeColor="text1"/>
          <w:sz w:val="22"/>
          <w:szCs w:val="22"/>
        </w:rPr>
        <w:t>(Nishimi et al., 2022; Y. Zhang et al., 2023; Zheng et al., 2024)</w:t>
      </w:r>
      <w:r w:rsidR="00BB24B3">
        <w:rPr>
          <w:color w:val="000000" w:themeColor="text1"/>
          <w:sz w:val="22"/>
          <w:szCs w:val="22"/>
        </w:rPr>
        <w:fldChar w:fldCharType="end"/>
      </w:r>
      <w:r w:rsidR="00637C6D" w:rsidRPr="00A96426">
        <w:rPr>
          <w:color w:val="000000" w:themeColor="text1"/>
          <w:sz w:val="22"/>
          <w:szCs w:val="22"/>
        </w:rPr>
        <w:t xml:space="preserve">, </w:t>
      </w:r>
      <w:r w:rsidRPr="00BD1A56">
        <w:rPr>
          <w:sz w:val="22"/>
          <w:szCs w:val="22"/>
        </w:rPr>
        <w:t xml:space="preserve">and </w:t>
      </w:r>
      <w:r w:rsidR="00637C6D">
        <w:rPr>
          <w:sz w:val="22"/>
          <w:szCs w:val="22"/>
        </w:rPr>
        <w:t>84 gray matter</w:t>
      </w:r>
      <w:r w:rsidRPr="00BD1A56">
        <w:rPr>
          <w:sz w:val="22"/>
          <w:szCs w:val="22"/>
        </w:rPr>
        <w:t xml:space="preserve"> volume measures </w:t>
      </w:r>
      <w:r w:rsidR="00637C6D">
        <w:rPr>
          <w:sz w:val="22"/>
          <w:szCs w:val="22"/>
        </w:rPr>
        <w:t xml:space="preserve">across bilateral whole-brain regions. </w:t>
      </w:r>
      <w:r w:rsidRPr="00BD1A56">
        <w:rPr>
          <w:sz w:val="22"/>
          <w:szCs w:val="22"/>
        </w:rPr>
        <w:t>Among the sample, 7,5</w:t>
      </w:r>
      <w:r w:rsidR="00637C6D">
        <w:rPr>
          <w:sz w:val="22"/>
          <w:szCs w:val="22"/>
        </w:rPr>
        <w:t>44</w:t>
      </w:r>
      <w:r w:rsidRPr="00BD1A56">
        <w:rPr>
          <w:sz w:val="22"/>
          <w:szCs w:val="22"/>
        </w:rPr>
        <w:t xml:space="preserve"> children had no reported history </w:t>
      </w:r>
      <w:r w:rsidRPr="00A56885">
        <w:rPr>
          <w:sz w:val="22"/>
          <w:szCs w:val="22"/>
        </w:rPr>
        <w:t>of bullying, while 1,2</w:t>
      </w:r>
      <w:r w:rsidR="00637C6D" w:rsidRPr="00A56885">
        <w:rPr>
          <w:sz w:val="22"/>
          <w:szCs w:val="22"/>
        </w:rPr>
        <w:t>34</w:t>
      </w:r>
      <w:r w:rsidRPr="00A56885">
        <w:rPr>
          <w:sz w:val="22"/>
          <w:szCs w:val="22"/>
        </w:rPr>
        <w:t xml:space="preserve"> had experienced bullying (see </w:t>
      </w:r>
      <w:r w:rsidRPr="00A56885">
        <w:rPr>
          <w:b/>
          <w:bCs/>
          <w:sz w:val="22"/>
          <w:szCs w:val="22"/>
        </w:rPr>
        <w:t>Appendix B</w:t>
      </w:r>
      <w:r w:rsidRPr="00A56885">
        <w:rPr>
          <w:sz w:val="22"/>
          <w:szCs w:val="22"/>
        </w:rPr>
        <w:t xml:space="preserve"> for </w:t>
      </w:r>
      <w:r w:rsidR="00BB24B3" w:rsidRPr="00A56885">
        <w:rPr>
          <w:sz w:val="22"/>
          <w:szCs w:val="22"/>
        </w:rPr>
        <w:t>demographic</w:t>
      </w:r>
      <w:r w:rsidR="00A56885">
        <w:rPr>
          <w:sz w:val="22"/>
          <w:szCs w:val="22"/>
        </w:rPr>
        <w:t>s</w:t>
      </w:r>
      <w:r w:rsidRPr="00A56885">
        <w:rPr>
          <w:sz w:val="22"/>
          <w:szCs w:val="22"/>
        </w:rPr>
        <w:t xml:space="preserve">). </w:t>
      </w:r>
    </w:p>
    <w:p w14:paraId="6430EF90" w14:textId="15CAE7FD" w:rsidR="00A56885" w:rsidRPr="00A56885" w:rsidRDefault="00A56885" w:rsidP="00BD1A56">
      <w:pPr>
        <w:spacing w:after="240" w:line="360" w:lineRule="auto"/>
        <w:ind w:firstLine="720"/>
        <w:rPr>
          <w:rFonts w:ascii="Batang" w:eastAsia="Batang" w:hAnsi="Batang" w:cs="Batang"/>
          <w:sz w:val="22"/>
          <w:szCs w:val="22"/>
        </w:rPr>
      </w:pPr>
      <w:r w:rsidRPr="00A56885">
        <w:rPr>
          <w:b/>
          <w:bCs/>
          <w:sz w:val="22"/>
          <w:szCs w:val="22"/>
        </w:rPr>
        <w:t>Fig 3</w:t>
      </w:r>
      <w:r w:rsidR="00233560">
        <w:rPr>
          <w:b/>
          <w:bCs/>
          <w:sz w:val="22"/>
          <w:szCs w:val="22"/>
        </w:rPr>
        <w:t>a</w:t>
      </w:r>
      <w:r w:rsidRPr="00A56885">
        <w:rPr>
          <w:sz w:val="22"/>
          <w:szCs w:val="22"/>
        </w:rPr>
        <w:t xml:space="preserve"> illustrates the causal model tested in this tutorial. In the GRF framework, the covariate set consists of variables that may confound both the cause and the outcome while also</w:t>
      </w:r>
      <w:r>
        <w:rPr>
          <w:sz w:val="22"/>
          <w:szCs w:val="22"/>
        </w:rPr>
        <w:t xml:space="preserve"> potentially </w:t>
      </w:r>
      <w:r w:rsidRPr="00A56885">
        <w:rPr>
          <w:sz w:val="22"/>
          <w:szCs w:val="22"/>
        </w:rPr>
        <w:t>moderating the treatment effect</w:t>
      </w:r>
      <w:r>
        <w:rPr>
          <w:sz w:val="22"/>
          <w:szCs w:val="22"/>
        </w:rPr>
        <w:t xml:space="preserve"> (see the footnote 1)</w:t>
      </w:r>
      <w:r w:rsidRPr="00A56885">
        <w:rPr>
          <w:sz w:val="22"/>
          <w:szCs w:val="22"/>
        </w:rPr>
        <w:t>. While this simplified causal model is used for tutorial purposes, substantial effort is required in real research to validate the causal structure</w:t>
      </w:r>
      <w:r>
        <w:rPr>
          <w:sz w:val="22"/>
          <w:szCs w:val="22"/>
        </w:rPr>
        <w:t xml:space="preserve"> </w:t>
      </w:r>
      <w:r w:rsidRPr="00A56885">
        <w:rPr>
          <w:sz w:val="22"/>
          <w:szCs w:val="22"/>
        </w:rPr>
        <w:t>such as grounding it in prior studies or</w:t>
      </w:r>
      <w:r>
        <w:rPr>
          <w:rFonts w:hint="eastAsia"/>
          <w:sz w:val="22"/>
          <w:szCs w:val="22"/>
        </w:rPr>
        <w:t xml:space="preserve"> </w:t>
      </w:r>
      <w:r>
        <w:rPr>
          <w:sz w:val="22"/>
          <w:szCs w:val="22"/>
        </w:rPr>
        <w:t>collecting covariates prior to the cause variable to block potential influences from the cause to covariates (see ‘Discussion’).</w:t>
      </w:r>
    </w:p>
    <w:p w14:paraId="74D9ED9B" w14:textId="2848CC51" w:rsidR="00017086" w:rsidRDefault="00017086" w:rsidP="00017086">
      <w:pPr>
        <w:pStyle w:val="Heading2"/>
      </w:pPr>
      <w:r>
        <w:rPr>
          <w:szCs w:val="24"/>
        </w:rPr>
        <w:t>Model fitting</w:t>
      </w:r>
    </w:p>
    <w:p w14:paraId="71B94FB1" w14:textId="64D669C3" w:rsidR="00522BE2" w:rsidRPr="00522BE2" w:rsidRDefault="00621DA0" w:rsidP="00522BE2">
      <w:pPr>
        <w:spacing w:after="240" w:line="360" w:lineRule="auto"/>
        <w:ind w:firstLine="720"/>
        <w:rPr>
          <w:i/>
          <w:iCs/>
          <w:sz w:val="22"/>
          <w:szCs w:val="22"/>
        </w:rPr>
      </w:pPr>
      <w:r>
        <w:rPr>
          <w:sz w:val="22"/>
          <w:szCs w:val="22"/>
        </w:rPr>
        <w:t>W</w:t>
      </w:r>
      <w:r w:rsidR="00522BE2" w:rsidRPr="00522BE2">
        <w:rPr>
          <w:sz w:val="22"/>
          <w:szCs w:val="22"/>
        </w:rPr>
        <w:t>e briefly highlight three key considerations when fitting a GRF model in the context of observational behavioral studies</w:t>
      </w:r>
      <w:r w:rsidR="00522BE2">
        <w:rPr>
          <w:sz w:val="22"/>
          <w:szCs w:val="22"/>
        </w:rPr>
        <w:t>: seed ensemble, expected outcome and propensity scores, and clustering variable</w:t>
      </w:r>
      <w:r w:rsidR="00522BE2" w:rsidRPr="00522BE2">
        <w:rPr>
          <w:sz w:val="22"/>
          <w:szCs w:val="22"/>
        </w:rPr>
        <w:t>.</w:t>
      </w:r>
      <w:ins w:id="1" w:author="Author">
        <w:r>
          <w:rPr>
            <w:sz w:val="22"/>
            <w:szCs w:val="22"/>
          </w:rPr>
          <w:t xml:space="preserve"> </w:t>
        </w:r>
      </w:ins>
      <w:r w:rsidRPr="00522BE2">
        <w:rPr>
          <w:sz w:val="22"/>
          <w:szCs w:val="22"/>
        </w:rPr>
        <w:t xml:space="preserve">A script for model fitting is provided in </w:t>
      </w:r>
      <w:r>
        <w:rPr>
          <w:b/>
          <w:bCs/>
          <w:sz w:val="22"/>
          <w:szCs w:val="22"/>
        </w:rPr>
        <w:t>Appendix C</w:t>
      </w:r>
      <w:r w:rsidRPr="00522BE2">
        <w:rPr>
          <w:b/>
          <w:bCs/>
          <w:sz w:val="22"/>
          <w:szCs w:val="22"/>
        </w:rPr>
        <w:t>ode</w:t>
      </w:r>
      <w:r>
        <w:rPr>
          <w:b/>
          <w:bCs/>
          <w:sz w:val="22"/>
          <w:szCs w:val="22"/>
        </w:rPr>
        <w:t xml:space="preserve"> 1</w:t>
      </w:r>
      <w:r w:rsidRPr="00522BE2">
        <w:rPr>
          <w:sz w:val="22"/>
          <w:szCs w:val="22"/>
        </w:rPr>
        <w:t>.</w:t>
      </w:r>
    </w:p>
    <w:p w14:paraId="677D57DB" w14:textId="4565E970" w:rsidR="00017086" w:rsidRPr="00522BE2" w:rsidRDefault="00017086" w:rsidP="00522BE2">
      <w:pPr>
        <w:pStyle w:val="Heading3"/>
        <w:spacing w:after="240"/>
        <w:ind w:firstLine="720"/>
        <w:rPr>
          <w:i/>
          <w:iCs w:val="0"/>
          <w:sz w:val="22"/>
          <w:u w:val="single"/>
        </w:rPr>
      </w:pPr>
      <w:r w:rsidRPr="00522BE2">
        <w:rPr>
          <w:i/>
          <w:iCs w:val="0"/>
          <w:sz w:val="22"/>
          <w:u w:val="single"/>
        </w:rPr>
        <w:lastRenderedPageBreak/>
        <w:t>Seed ensemble</w:t>
      </w:r>
    </w:p>
    <w:p w14:paraId="0A6F54FC" w14:textId="1E4DF18F" w:rsidR="00522BE2" w:rsidRPr="00776161" w:rsidRDefault="00522BE2" w:rsidP="00776161">
      <w:pPr>
        <w:spacing w:before="240" w:after="240" w:line="360" w:lineRule="auto"/>
        <w:ind w:firstLine="720"/>
        <w:rPr>
          <w:color w:val="000000"/>
          <w:sz w:val="22"/>
          <w:szCs w:val="22"/>
        </w:rPr>
      </w:pPr>
      <w:r w:rsidRPr="00522BE2">
        <w:rPr>
          <w:color w:val="000000"/>
          <w:sz w:val="22"/>
          <w:szCs w:val="22"/>
        </w:rPr>
        <w:t xml:space="preserve">In this tutorial, we build a ‘big model’ consisting of 10,000 trees at each iteration by </w:t>
      </w:r>
      <w:proofErr w:type="spellStart"/>
      <w:r w:rsidRPr="00522BE2">
        <w:rPr>
          <w:color w:val="000000"/>
          <w:sz w:val="22"/>
          <w:szCs w:val="22"/>
        </w:rPr>
        <w:t>ensembling</w:t>
      </w:r>
      <w:proofErr w:type="spellEnd"/>
      <w:r w:rsidRPr="00522BE2">
        <w:rPr>
          <w:color w:val="000000"/>
          <w:sz w:val="22"/>
          <w:szCs w:val="22"/>
        </w:rPr>
        <w:t xml:space="preserve"> five independently trained GRF models, each built using 2,000 trees with a different random seed. Specifically, models from each seed are stored as a list, and once all five are completed, they are merged using the </w:t>
      </w:r>
      <w:proofErr w:type="spellStart"/>
      <w:r w:rsidRPr="00522BE2">
        <w:rPr>
          <w:rFonts w:ascii="Courier New" w:hAnsi="Courier New" w:cs="Courier New"/>
          <w:color w:val="000000"/>
          <w:sz w:val="22"/>
          <w:szCs w:val="22"/>
        </w:rPr>
        <w:t>merge_forests</w:t>
      </w:r>
      <w:proofErr w:type="spellEnd"/>
      <w:r w:rsidRPr="00522BE2">
        <w:rPr>
          <w:color w:val="000000"/>
          <w:sz w:val="22"/>
          <w:szCs w:val="22"/>
        </w:rPr>
        <w:t xml:space="preserve"> function. From this </w:t>
      </w:r>
      <w:r>
        <w:rPr>
          <w:color w:val="000000"/>
          <w:sz w:val="22"/>
          <w:szCs w:val="22"/>
        </w:rPr>
        <w:t>‘big</w:t>
      </w:r>
      <w:r w:rsidRPr="00522BE2">
        <w:rPr>
          <w:color w:val="000000"/>
          <w:sz w:val="22"/>
          <w:szCs w:val="22"/>
        </w:rPr>
        <w:t xml:space="preserve"> model</w:t>
      </w:r>
      <w:r>
        <w:rPr>
          <w:color w:val="000000"/>
          <w:sz w:val="22"/>
          <w:szCs w:val="22"/>
        </w:rPr>
        <w:t>’</w:t>
      </w:r>
      <w:r w:rsidRPr="00522BE2">
        <w:rPr>
          <w:color w:val="000000"/>
          <w:sz w:val="22"/>
          <w:szCs w:val="22"/>
        </w:rPr>
        <w:t>, variable importance scores</w:t>
      </w:r>
      <w:r>
        <w:rPr>
          <w:color w:val="000000"/>
          <w:sz w:val="22"/>
          <w:szCs w:val="22"/>
        </w:rPr>
        <w:t xml:space="preserve"> of all covariates</w:t>
      </w:r>
      <w:r w:rsidRPr="00522BE2">
        <w:rPr>
          <w:color w:val="000000"/>
          <w:sz w:val="22"/>
          <w:szCs w:val="22"/>
        </w:rPr>
        <w:t xml:space="preserve"> are computed using the </w:t>
      </w:r>
      <w:proofErr w:type="spellStart"/>
      <w:r w:rsidRPr="00522BE2">
        <w:rPr>
          <w:rFonts w:ascii="Courier New" w:hAnsi="Courier New" w:cs="Courier New"/>
          <w:color w:val="000000"/>
          <w:sz w:val="22"/>
          <w:szCs w:val="22"/>
        </w:rPr>
        <w:t>variable_importance</w:t>
      </w:r>
      <w:proofErr w:type="spellEnd"/>
      <w:r w:rsidRPr="00522BE2">
        <w:rPr>
          <w:color w:val="000000"/>
          <w:sz w:val="22"/>
          <w:szCs w:val="22"/>
        </w:rPr>
        <w:t xml:space="preserve"> function, and the covariate with the lowest importance is excluded from the next iteration.</w:t>
      </w:r>
      <w:r>
        <w:rPr>
          <w:sz w:val="22"/>
          <w:szCs w:val="22"/>
        </w:rPr>
        <w:t xml:space="preserve"> </w:t>
      </w:r>
      <w:r w:rsidRPr="00522BE2">
        <w:rPr>
          <w:color w:val="000000"/>
          <w:sz w:val="22"/>
          <w:szCs w:val="22"/>
        </w:rPr>
        <w:t>To support model selection, each iteration's big model is also used to record two key indicators: (1) the minimum and maximum estimated propensity scores (to evaluate the overlap assumption), and (2) the calibration test estimates</w:t>
      </w:r>
      <w:r>
        <w:rPr>
          <w:color w:val="000000"/>
          <w:sz w:val="22"/>
          <w:szCs w:val="22"/>
        </w:rPr>
        <w:t xml:space="preserve"> </w:t>
      </w:r>
      <w:r w:rsidRPr="00066946">
        <w:rPr>
          <w:color w:val="000000"/>
          <w:sz w:val="22"/>
          <w:szCs w:val="22"/>
        </w:rPr>
        <w:t>—</w:t>
      </w:r>
      <w:r>
        <w:rPr>
          <w:color w:val="000000"/>
          <w:sz w:val="22"/>
          <w:szCs w:val="22"/>
        </w:rPr>
        <w:t xml:space="preserve"> </w:t>
      </w:r>
      <m:oMath>
        <m:sSub>
          <m:sSubPr>
            <m:ctrlPr>
              <w:rPr>
                <w:rFonts w:ascii="Cambria Math" w:hAnsi="Cambria Math"/>
                <w:i/>
                <w:color w:val="000000"/>
                <w:sz w:val="22"/>
                <w:szCs w:val="22"/>
              </w:rPr>
            </m:ctrlPr>
          </m:sSubPr>
          <m:e>
            <m:r>
              <m:rPr>
                <m:sty m:val="p"/>
              </m:rPr>
              <w:rPr>
                <w:rFonts w:ascii="Cambria Math" w:hAnsi="Cambria Math"/>
                <w:color w:val="000000"/>
                <w:sz w:val="22"/>
                <w:szCs w:val="22"/>
              </w:rPr>
              <m:t>β</m:t>
            </m:r>
            <m:ctrlPr>
              <w:rPr>
                <w:rFonts w:ascii="Cambria Math" w:hAnsi="Cambria Math"/>
                <w:color w:val="000000"/>
                <w:sz w:val="22"/>
                <w:szCs w:val="22"/>
              </w:rPr>
            </m:ctrlPr>
          </m:e>
          <m:sub>
            <m:r>
              <w:rPr>
                <w:rFonts w:ascii="Cambria Math" w:hAnsi="Cambria Math"/>
                <w:color w:val="000000"/>
                <w:sz w:val="22"/>
                <w:szCs w:val="22"/>
              </w:rPr>
              <m:t>ATE</m:t>
            </m:r>
          </m:sub>
        </m:sSub>
      </m:oMath>
      <w:r>
        <w:rPr>
          <w:color w:val="000000"/>
          <w:sz w:val="22"/>
          <w:szCs w:val="22"/>
        </w:rPr>
        <w:t xml:space="preserve"> and </w:t>
      </w:r>
      <m:oMath>
        <m:sSub>
          <m:sSubPr>
            <m:ctrlPr>
              <w:rPr>
                <w:rFonts w:ascii="Cambria Math" w:hAnsi="Cambria Math"/>
                <w:i/>
                <w:color w:val="000000"/>
                <w:sz w:val="22"/>
                <w:szCs w:val="22"/>
              </w:rPr>
            </m:ctrlPr>
          </m:sSubPr>
          <m:e>
            <m:r>
              <m:rPr>
                <m:sty m:val="p"/>
              </m:rPr>
              <w:rPr>
                <w:rFonts w:ascii="Cambria Math" w:hAnsi="Cambria Math"/>
                <w:color w:val="000000"/>
                <w:sz w:val="22"/>
                <w:szCs w:val="22"/>
              </w:rPr>
              <m:t>β</m:t>
            </m:r>
            <m:ctrlPr>
              <w:rPr>
                <w:rFonts w:ascii="Cambria Math" w:hAnsi="Cambria Math"/>
                <w:color w:val="000000"/>
                <w:sz w:val="22"/>
                <w:szCs w:val="22"/>
              </w:rPr>
            </m:ctrlPr>
          </m:e>
          <m:sub>
            <m:r>
              <w:rPr>
                <w:rFonts w:ascii="Cambria Math" w:hAnsi="Cambria Math"/>
                <w:color w:val="000000"/>
                <w:sz w:val="22"/>
                <w:szCs w:val="22"/>
              </w:rPr>
              <m:t>ITE</m:t>
            </m:r>
          </m:sub>
        </m:sSub>
      </m:oMath>
      <w:r w:rsidRPr="00522BE2">
        <w:rPr>
          <w:color w:val="000000"/>
          <w:sz w:val="22"/>
          <w:szCs w:val="22"/>
        </w:rPr>
        <w:t>.</w:t>
      </w:r>
    </w:p>
    <w:p w14:paraId="7796B341" w14:textId="09431BA3" w:rsidR="00017086" w:rsidRPr="00522BE2" w:rsidRDefault="00017086" w:rsidP="00522BE2">
      <w:pPr>
        <w:pStyle w:val="Heading3"/>
        <w:spacing w:after="240"/>
        <w:ind w:firstLine="720"/>
        <w:rPr>
          <w:i/>
          <w:iCs w:val="0"/>
          <w:u w:val="single"/>
        </w:rPr>
      </w:pPr>
      <w:r w:rsidRPr="00522BE2">
        <w:rPr>
          <w:i/>
          <w:iCs w:val="0"/>
          <w:u w:val="single"/>
        </w:rPr>
        <w:t>Expected outcomes and propensity scores</w:t>
      </w:r>
    </w:p>
    <w:p w14:paraId="19599B56" w14:textId="191D5ACB" w:rsidR="00017086" w:rsidRPr="00776161" w:rsidRDefault="00522BE2" w:rsidP="00776161">
      <w:pPr>
        <w:spacing w:after="240" w:line="360" w:lineRule="auto"/>
        <w:ind w:firstLine="720"/>
        <w:rPr>
          <w:sz w:val="22"/>
          <w:szCs w:val="22"/>
        </w:rPr>
      </w:pPr>
      <w:r w:rsidRPr="00522BE2">
        <w:rPr>
          <w:sz w:val="22"/>
          <w:szCs w:val="22"/>
        </w:rPr>
        <w:t xml:space="preserve">When defining a GRF model, the </w:t>
      </w:r>
      <w:proofErr w:type="spellStart"/>
      <w:r w:rsidRPr="00522BE2">
        <w:rPr>
          <w:rFonts w:ascii="Courier New" w:hAnsi="Courier New" w:cs="Courier New"/>
          <w:sz w:val="22"/>
          <w:szCs w:val="22"/>
        </w:rPr>
        <w:t>Y.hat</w:t>
      </w:r>
      <w:proofErr w:type="spellEnd"/>
      <w:r w:rsidRPr="00522BE2">
        <w:rPr>
          <w:sz w:val="22"/>
          <w:szCs w:val="22"/>
        </w:rPr>
        <w:t xml:space="preserve"> and </w:t>
      </w:r>
      <w:proofErr w:type="spellStart"/>
      <w:r w:rsidRPr="00522BE2">
        <w:rPr>
          <w:rFonts w:ascii="Courier New" w:hAnsi="Courier New" w:cs="Courier New"/>
          <w:sz w:val="22"/>
          <w:szCs w:val="22"/>
        </w:rPr>
        <w:t>W.hat</w:t>
      </w:r>
      <w:proofErr w:type="spellEnd"/>
      <w:r w:rsidRPr="00522BE2">
        <w:rPr>
          <w:sz w:val="22"/>
          <w:szCs w:val="22"/>
        </w:rPr>
        <w:t xml:space="preserve"> arguments are used to provide each sample’s expected outcome and propensity score based on covariate profiles — formally, </w:t>
      </w:r>
      <m:oMath>
        <m:r>
          <w:rPr>
            <w:rFonts w:ascii="Cambria Math" w:hAnsi="Cambria Math"/>
            <w:sz w:val="22"/>
            <w:szCs w:val="22"/>
          </w:rPr>
          <m:t>E</m:t>
        </m:r>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i</m:t>
                </m:r>
              </m:sub>
            </m:sSub>
          </m:e>
          <m:e>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i</m:t>
                </m:r>
              </m:sub>
            </m:sSub>
          </m:e>
        </m:d>
      </m:oMath>
      <w:r w:rsidR="00776161">
        <w:rPr>
          <w:sz w:val="22"/>
          <w:szCs w:val="22"/>
        </w:rPr>
        <w:t xml:space="preserve"> </w:t>
      </w:r>
      <w:r>
        <w:rPr>
          <w:sz w:val="22"/>
          <w:szCs w:val="22"/>
        </w:rPr>
        <w:t xml:space="preserve">and </w:t>
      </w:r>
      <m:oMath>
        <m:r>
          <w:rPr>
            <w:rFonts w:ascii="Cambria Math" w:hAnsi="Cambria Math"/>
            <w:sz w:val="22"/>
            <w:szCs w:val="22"/>
          </w:rPr>
          <m:t>E</m:t>
        </m:r>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i</m:t>
                </m:r>
              </m:sub>
            </m:sSub>
          </m:e>
          <m:e>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i</m:t>
                </m:r>
              </m:sub>
            </m:sSub>
          </m:e>
        </m:d>
      </m:oMath>
      <w:r w:rsidR="00776161">
        <w:rPr>
          <w:sz w:val="22"/>
          <w:szCs w:val="22"/>
        </w:rPr>
        <w:t xml:space="preserve">, </w:t>
      </w:r>
      <w:r>
        <w:rPr>
          <w:sz w:val="22"/>
          <w:szCs w:val="22"/>
        </w:rPr>
        <w:t xml:space="preserve">respectively. </w:t>
      </w:r>
      <w:r w:rsidRPr="00522BE2">
        <w:rPr>
          <w:sz w:val="22"/>
          <w:szCs w:val="22"/>
        </w:rPr>
        <w:t>These quantities are crucial for predicting ITEs, as they guide how much weight each comparison sample receives based on similarity in covariate profile.</w:t>
      </w:r>
      <w:r>
        <w:rPr>
          <w:sz w:val="22"/>
          <w:szCs w:val="22"/>
        </w:rPr>
        <w:t xml:space="preserve"> </w:t>
      </w:r>
      <w:r w:rsidRPr="00522BE2">
        <w:rPr>
          <w:sz w:val="22"/>
          <w:szCs w:val="22"/>
        </w:rPr>
        <w:t xml:space="preserve">In randomized controlled trials (RCTs), where treatment assignment is fully random and independent of covariates, </w:t>
      </w:r>
      <w:proofErr w:type="spellStart"/>
      <w:r w:rsidRPr="00522BE2">
        <w:rPr>
          <w:rFonts w:ascii="Courier New" w:hAnsi="Courier New" w:cs="Courier New"/>
          <w:sz w:val="22"/>
          <w:szCs w:val="22"/>
        </w:rPr>
        <w:t>W.hat</w:t>
      </w:r>
      <w:proofErr w:type="spellEnd"/>
      <w:r w:rsidRPr="00522BE2">
        <w:rPr>
          <w:sz w:val="22"/>
          <w:szCs w:val="22"/>
        </w:rPr>
        <w:t xml:space="preserve"> is typically set to 0.5. In contrast, in observational studies that include most psychological and neuroscientific research, both </w:t>
      </w:r>
      <w:proofErr w:type="spellStart"/>
      <w:r w:rsidRPr="00522BE2">
        <w:rPr>
          <w:rFonts w:ascii="Courier New" w:hAnsi="Courier New" w:cs="Courier New"/>
          <w:sz w:val="22"/>
          <w:szCs w:val="22"/>
        </w:rPr>
        <w:t>Y.hat</w:t>
      </w:r>
      <w:proofErr w:type="spellEnd"/>
      <w:r w:rsidRPr="00522BE2">
        <w:rPr>
          <w:sz w:val="22"/>
          <w:szCs w:val="22"/>
        </w:rPr>
        <w:t xml:space="preserve"> and </w:t>
      </w:r>
      <w:proofErr w:type="spellStart"/>
      <w:r w:rsidRPr="00522BE2">
        <w:rPr>
          <w:rFonts w:ascii="Courier New" w:hAnsi="Courier New" w:cs="Courier New"/>
          <w:sz w:val="22"/>
          <w:szCs w:val="22"/>
        </w:rPr>
        <w:t>W.hat</w:t>
      </w:r>
      <w:proofErr w:type="spellEnd"/>
      <w:r w:rsidRPr="00522BE2">
        <w:rPr>
          <w:sz w:val="22"/>
          <w:szCs w:val="22"/>
        </w:rPr>
        <w:t xml:space="preserve"> should be left as </w:t>
      </w:r>
      <w:r w:rsidRPr="00522BE2">
        <w:rPr>
          <w:rFonts w:ascii="Courier New" w:hAnsi="Courier New" w:cs="Courier New"/>
          <w:sz w:val="22"/>
          <w:szCs w:val="22"/>
        </w:rPr>
        <w:t>NULL</w:t>
      </w:r>
      <w:r w:rsidRPr="00522BE2">
        <w:rPr>
          <w:sz w:val="22"/>
          <w:szCs w:val="22"/>
        </w:rPr>
        <w:t xml:space="preserve">. In that case, GRF automatically predicts these quantities internally based on the honesty tree principle </w:t>
      </w:r>
      <w:r w:rsidR="00BB24B3">
        <w:rPr>
          <w:sz w:val="22"/>
          <w:szCs w:val="22"/>
        </w:rPr>
        <w:fldChar w:fldCharType="begin" w:fldLock="1"/>
      </w:r>
      <w:r w:rsidR="00BB24B3">
        <w:rPr>
          <w:sz w:val="22"/>
          <w:szCs w:val="22"/>
        </w:rPr>
        <w:instrText>ADDIN paperpile_citation &lt;clusterId&gt;Y724F171B562Y275&lt;/clusterId&gt;&lt;metadata&gt;&lt;citation&gt;&lt;id&gt;dd6b1846-ac0d-40ce-8e1c-1d76f33b39d1&lt;/id&gt;&lt;/citation&gt;&lt;/metadata&gt;&lt;data&gt;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&lt;/data&gt; \* MERGEFORMAT</w:instrText>
      </w:r>
      <w:r w:rsidR="00BB24B3">
        <w:rPr>
          <w:sz w:val="22"/>
          <w:szCs w:val="22"/>
        </w:rPr>
        <w:fldChar w:fldCharType="separate"/>
      </w:r>
      <w:r w:rsidR="00BB24B3">
        <w:rPr>
          <w:noProof/>
          <w:sz w:val="22"/>
          <w:szCs w:val="22"/>
        </w:rPr>
        <w:t xml:space="preserve">(Athey et al., 2019; see </w:t>
      </w:r>
      <w:r w:rsidR="00BB24B3" w:rsidRPr="00BB24B3">
        <w:rPr>
          <w:b/>
          <w:bCs/>
          <w:noProof/>
          <w:sz w:val="22"/>
          <w:szCs w:val="22"/>
        </w:rPr>
        <w:t>Box 1</w:t>
      </w:r>
      <w:r w:rsidR="00BB24B3">
        <w:rPr>
          <w:noProof/>
          <w:sz w:val="22"/>
          <w:szCs w:val="22"/>
        </w:rPr>
        <w:t>)</w:t>
      </w:r>
      <w:r w:rsidR="00BB24B3">
        <w:rPr>
          <w:sz w:val="22"/>
          <w:szCs w:val="22"/>
        </w:rPr>
        <w:fldChar w:fldCharType="end"/>
      </w:r>
      <w:r w:rsidR="003609F3">
        <w:rPr>
          <w:sz w:val="22"/>
          <w:szCs w:val="22"/>
        </w:rPr>
        <w:t>.</w:t>
      </w:r>
    </w:p>
    <w:p w14:paraId="4DDBD1BA" w14:textId="5F76A549" w:rsidR="00017086" w:rsidRPr="00522BE2" w:rsidRDefault="00017086" w:rsidP="00522BE2">
      <w:pPr>
        <w:pStyle w:val="Heading3"/>
        <w:spacing w:after="240"/>
        <w:ind w:firstLine="720"/>
        <w:rPr>
          <w:i/>
          <w:iCs w:val="0"/>
          <w:u w:val="single"/>
        </w:rPr>
      </w:pPr>
      <w:r w:rsidRPr="00522BE2">
        <w:rPr>
          <w:i/>
          <w:iCs w:val="0"/>
          <w:u w:val="single"/>
        </w:rPr>
        <w:t>Clustering variable</w:t>
      </w:r>
    </w:p>
    <w:p w14:paraId="67590345" w14:textId="77777777" w:rsidR="00522BE2" w:rsidRDefault="00522BE2" w:rsidP="00522BE2">
      <w:pPr>
        <w:spacing w:after="240" w:line="360" w:lineRule="auto"/>
        <w:ind w:firstLine="720"/>
        <w:rPr>
          <w:sz w:val="22"/>
          <w:szCs w:val="22"/>
        </w:rPr>
      </w:pPr>
      <w:r w:rsidRPr="00522BE2">
        <w:rPr>
          <w:sz w:val="22"/>
          <w:szCs w:val="22"/>
        </w:rPr>
        <w:t>In the model fitting process, it is important to consider the use of a clustering variable</w:t>
      </w:r>
      <w:r>
        <w:rPr>
          <w:sz w:val="22"/>
          <w:szCs w:val="22"/>
        </w:rPr>
        <w:t xml:space="preserve"> especially in observational studies</w:t>
      </w:r>
      <w:r w:rsidRPr="00522BE2">
        <w:rPr>
          <w:sz w:val="22"/>
          <w:szCs w:val="22"/>
        </w:rPr>
        <w:t xml:space="preserve">. GRF assumes that all samples are independently and identically distributed in the </w:t>
      </w:r>
      <w:r>
        <w:rPr>
          <w:sz w:val="22"/>
          <w:szCs w:val="22"/>
        </w:rPr>
        <w:t>covariate</w:t>
      </w:r>
      <w:r w:rsidRPr="00522BE2">
        <w:rPr>
          <w:sz w:val="22"/>
          <w:szCs w:val="22"/>
        </w:rPr>
        <w:t xml:space="preserve"> space (</w:t>
      </w:r>
      <w:r>
        <w:rPr>
          <w:sz w:val="22"/>
          <w:szCs w:val="22"/>
        </w:rPr>
        <w:t xml:space="preserve">i.e., </w:t>
      </w:r>
      <w:proofErr w:type="spellStart"/>
      <w:r w:rsidRPr="004E2FAF">
        <w:rPr>
          <w:i/>
          <w:iCs/>
          <w:sz w:val="22"/>
          <w:szCs w:val="22"/>
        </w:rPr>
        <w:t>i.i.d.</w:t>
      </w:r>
      <w:proofErr w:type="spellEnd"/>
      <w:r w:rsidRPr="00522BE2">
        <w:rPr>
          <w:sz w:val="22"/>
          <w:szCs w:val="22"/>
        </w:rPr>
        <w:t xml:space="preserve"> assumption). However, this assumption is often violated in psychological and neuroscientific research. For instance, children from the same geographic region may share similar covariate and treatment profiles, leading to correlated outcomes.</w:t>
      </w:r>
    </w:p>
    <w:p w14:paraId="16C74ACA" w14:textId="07EA04D8" w:rsidR="00522BE2" w:rsidRPr="00522BE2" w:rsidRDefault="00522BE2" w:rsidP="00522BE2">
      <w:pPr>
        <w:spacing w:after="240" w:line="360" w:lineRule="auto"/>
        <w:ind w:firstLine="720"/>
        <w:rPr>
          <w:sz w:val="22"/>
          <w:szCs w:val="22"/>
        </w:rPr>
      </w:pPr>
      <w:r w:rsidRPr="00522BE2">
        <w:rPr>
          <w:sz w:val="22"/>
          <w:szCs w:val="22"/>
        </w:rPr>
        <w:t>To account for such cluster-level confounding, researchers can use clustering variables</w:t>
      </w:r>
      <w:r w:rsidR="00F2135F">
        <w:rPr>
          <w:sz w:val="22"/>
          <w:szCs w:val="22"/>
        </w:rPr>
        <w:t xml:space="preserve"> </w:t>
      </w:r>
      <w:r w:rsidRPr="00522BE2">
        <w:rPr>
          <w:sz w:val="22"/>
          <w:szCs w:val="22"/>
        </w:rPr>
        <w:t xml:space="preserve">such as residential site information </w:t>
      </w:r>
      <w:r w:rsidR="00BB24B3">
        <w:rPr>
          <w:sz w:val="22"/>
          <w:szCs w:val="22"/>
        </w:rPr>
        <w:fldChar w:fldCharType="begin" w:fldLock="1"/>
      </w:r>
      <w:r w:rsidR="00BB24B3">
        <w:rPr>
          <w:sz w:val="22"/>
          <w:szCs w:val="22"/>
        </w:rPr>
        <w:instrText>ADDIN paperpile_citation &lt;clusterId&gt;W173K439Z721X544&lt;/clusterId&gt;&lt;metadata&gt;&lt;citation&gt;&lt;id&gt;dad445e8-e54a-4316-a1e0-29cdd686e8fc&lt;/id&gt;&lt;/citation&gt;&lt;/metadata&gt;&lt;data&gt;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&lt;/data&gt; \* MERGEFORMAT</w:instrText>
      </w:r>
      <w:r w:rsidR="00BB24B3">
        <w:rPr>
          <w:sz w:val="22"/>
          <w:szCs w:val="22"/>
        </w:rPr>
        <w:fldChar w:fldCharType="separate"/>
      </w:r>
      <w:r w:rsidR="00BB24B3">
        <w:rPr>
          <w:noProof/>
          <w:sz w:val="22"/>
          <w:szCs w:val="22"/>
        </w:rPr>
        <w:t>(e.g., Spechler et al., 2023)</w:t>
      </w:r>
      <w:r w:rsidR="00BB24B3">
        <w:rPr>
          <w:sz w:val="22"/>
          <w:szCs w:val="22"/>
        </w:rPr>
        <w:fldChar w:fldCharType="end"/>
      </w:r>
      <w:r w:rsidR="00BB24B3">
        <w:rPr>
          <w:sz w:val="22"/>
          <w:szCs w:val="22"/>
        </w:rPr>
        <w:t xml:space="preserve">. </w:t>
      </w:r>
      <w:r w:rsidRPr="00522BE2">
        <w:rPr>
          <w:sz w:val="22"/>
          <w:szCs w:val="22"/>
        </w:rPr>
        <w:t xml:space="preserve">Technically, this involves modifying the unit of subsampling: instead of randomly selecting individual samples to build each tree, entire clusters (e.g., sites) are sampled. This prevents data leakage and enforces the honesty property of the forest. That is, the model uses samples from one cluster for training and different clusters for inference, thereby ensuring that </w:t>
      </w:r>
      <w:r w:rsidRPr="00522BE2">
        <w:rPr>
          <w:sz w:val="22"/>
          <w:szCs w:val="22"/>
        </w:rPr>
        <w:lastRenderedPageBreak/>
        <w:t>training data does not leak into prediction. This design improves the generalizability of model predictions to unseen clusters, such as new data collection sites, not included in training</w:t>
      </w:r>
      <w:r w:rsidR="00BB24B3">
        <w:rPr>
          <w:sz w:val="22"/>
          <w:szCs w:val="22"/>
        </w:rPr>
        <w:t xml:space="preserve"> </w:t>
      </w:r>
      <w:r w:rsidR="00BB24B3">
        <w:rPr>
          <w:sz w:val="22"/>
          <w:szCs w:val="22"/>
        </w:rPr>
        <w:fldChar w:fldCharType="begin" w:fldLock="1"/>
      </w:r>
      <w:r w:rsidR="00BB24B3">
        <w:rPr>
          <w:sz w:val="22"/>
          <w:szCs w:val="22"/>
        </w:rPr>
        <w:instrText>ADDIN paperpile_citation &lt;clusterId&gt;K864X942M632R326&lt;/clusterId&gt;&lt;metadata&gt;&lt;citation&gt;&lt;id&gt;4b81ea46-7fb3-42f3-89ba-8ad05fe32a54&lt;/id&gt;&lt;/citation&gt;&lt;/metadata&gt;&lt;data&gt;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&lt;/data&gt; \* MERGEFORMAT</w:instrText>
      </w:r>
      <w:r w:rsidR="00BB24B3">
        <w:rPr>
          <w:sz w:val="22"/>
          <w:szCs w:val="22"/>
        </w:rPr>
        <w:fldChar w:fldCharType="separate"/>
      </w:r>
      <w:r w:rsidR="00BB24B3">
        <w:rPr>
          <w:noProof/>
          <w:sz w:val="22"/>
          <w:szCs w:val="22"/>
        </w:rPr>
        <w:t>(Athey &amp; Wager, 2019)</w:t>
      </w:r>
      <w:r w:rsidR="00BB24B3">
        <w:rPr>
          <w:sz w:val="22"/>
          <w:szCs w:val="22"/>
        </w:rPr>
        <w:fldChar w:fldCharType="end"/>
      </w:r>
      <w:r w:rsidR="002C207D">
        <w:rPr>
          <w:sz w:val="22"/>
          <w:szCs w:val="22"/>
        </w:rPr>
        <w:t>.</w:t>
      </w:r>
    </w:p>
    <w:p w14:paraId="5C19A7CB" w14:textId="0F5916EA" w:rsidR="00017086" w:rsidRPr="00522BE2" w:rsidRDefault="00522BE2" w:rsidP="00F2135F">
      <w:pPr>
        <w:spacing w:after="240" w:line="360" w:lineRule="auto"/>
        <w:ind w:firstLine="720"/>
        <w:rPr>
          <w:sz w:val="22"/>
          <w:szCs w:val="22"/>
        </w:rPr>
      </w:pPr>
      <w:r w:rsidRPr="00522BE2">
        <w:rPr>
          <w:sz w:val="22"/>
          <w:szCs w:val="22"/>
        </w:rPr>
        <w:t xml:space="preserve">Then, how should one decide whether to include a clustering variable, and which one to use? One practical strategy is to run a one-way ANOVA to test whether the outcome variable varies significantly across candidate clustering factors. In our dataset, </w:t>
      </w:r>
      <w:r w:rsidR="00F2135F">
        <w:rPr>
          <w:sz w:val="22"/>
          <w:szCs w:val="22"/>
        </w:rPr>
        <w:t xml:space="preserve">the outcome variable </w:t>
      </w:r>
      <w:r w:rsidR="00F2135F" w:rsidRPr="00522BE2">
        <w:rPr>
          <w:sz w:val="22"/>
          <w:szCs w:val="22"/>
        </w:rPr>
        <w:t>—</w:t>
      </w:r>
      <w:r w:rsidR="00F2135F">
        <w:rPr>
          <w:sz w:val="22"/>
          <w:szCs w:val="22"/>
        </w:rPr>
        <w:t xml:space="preserve"> CBCL </w:t>
      </w:r>
      <w:r w:rsidR="00F2135F" w:rsidRPr="00F2135F">
        <w:rPr>
          <w:i/>
          <w:iCs/>
          <w:sz w:val="22"/>
          <w:szCs w:val="22"/>
        </w:rPr>
        <w:t>t</w:t>
      </w:r>
      <w:r w:rsidR="00F2135F">
        <w:rPr>
          <w:sz w:val="22"/>
          <w:szCs w:val="22"/>
        </w:rPr>
        <w:t xml:space="preserve">-scores of </w:t>
      </w:r>
      <w:r w:rsidR="00637C6D">
        <w:rPr>
          <w:sz w:val="22"/>
          <w:szCs w:val="22"/>
        </w:rPr>
        <w:t>depressive symptoms</w:t>
      </w:r>
      <w:r w:rsidR="00F2135F">
        <w:rPr>
          <w:sz w:val="22"/>
          <w:szCs w:val="22"/>
        </w:rPr>
        <w:t xml:space="preserve"> </w:t>
      </w:r>
      <w:r w:rsidRPr="00522BE2">
        <w:rPr>
          <w:sz w:val="22"/>
          <w:szCs w:val="22"/>
        </w:rPr>
        <w:t>significantly differed by data collection site (</w:t>
      </w:r>
      <w:r w:rsidRPr="00522BE2">
        <w:rPr>
          <w:i/>
          <w:iCs/>
          <w:sz w:val="22"/>
          <w:szCs w:val="22"/>
        </w:rPr>
        <w:t>F</w:t>
      </w:r>
      <w:r w:rsidRPr="00522BE2">
        <w:rPr>
          <w:sz w:val="22"/>
          <w:szCs w:val="22"/>
        </w:rPr>
        <w:t>(21, 8</w:t>
      </w:r>
      <w:r w:rsidR="000337D8">
        <w:rPr>
          <w:sz w:val="22"/>
          <w:szCs w:val="22"/>
        </w:rPr>
        <w:t>756</w:t>
      </w:r>
      <w:r w:rsidRPr="00522BE2">
        <w:rPr>
          <w:sz w:val="22"/>
          <w:szCs w:val="22"/>
        </w:rPr>
        <w:t xml:space="preserve">) = </w:t>
      </w:r>
      <w:r w:rsidR="000337D8">
        <w:rPr>
          <w:sz w:val="22"/>
          <w:szCs w:val="22"/>
        </w:rPr>
        <w:t>7.328</w:t>
      </w:r>
      <w:r w:rsidRPr="00522BE2">
        <w:rPr>
          <w:sz w:val="22"/>
          <w:szCs w:val="22"/>
        </w:rPr>
        <w:t xml:space="preserve">, </w:t>
      </w:r>
      <w:r w:rsidRPr="00522BE2">
        <w:rPr>
          <w:i/>
          <w:iCs/>
          <w:sz w:val="22"/>
          <w:szCs w:val="22"/>
        </w:rPr>
        <w:t>P</w:t>
      </w:r>
      <w:r w:rsidRPr="00522BE2">
        <w:rPr>
          <w:sz w:val="22"/>
          <w:szCs w:val="22"/>
        </w:rPr>
        <w:t xml:space="preserve"> &lt; 2</w:t>
      </w:r>
      <w:r w:rsidRPr="00522BE2">
        <w:rPr>
          <w:sz w:val="22"/>
          <w:szCs w:val="22"/>
          <w:shd w:val="clear" w:color="auto" w:fill="FFFFFF"/>
        </w:rPr>
        <w:t>×10</w:t>
      </w:r>
      <w:r w:rsidR="00F2135F" w:rsidRPr="00F2135F">
        <w:rPr>
          <w:sz w:val="22"/>
          <w:szCs w:val="22"/>
          <w:shd w:val="clear" w:color="auto" w:fill="FFFFFF"/>
          <w:vertAlign w:val="superscript"/>
        </w:rPr>
        <w:t>-16</w:t>
      </w:r>
      <w:r w:rsidR="00F2135F">
        <w:rPr>
          <w:sz w:val="22"/>
          <w:szCs w:val="22"/>
          <w:shd w:val="clear" w:color="auto" w:fill="FFFFFF"/>
        </w:rPr>
        <w:t xml:space="preserve">). </w:t>
      </w:r>
      <w:r w:rsidRPr="00522BE2">
        <w:rPr>
          <w:sz w:val="22"/>
          <w:szCs w:val="22"/>
        </w:rPr>
        <w:t>Therefore, we use this site variable as the clustering factor in model fitting throughout the tutorial.</w:t>
      </w:r>
    </w:p>
    <w:p w14:paraId="4B3CAEFD" w14:textId="77777777" w:rsidR="00017086" w:rsidRDefault="00017086" w:rsidP="00017086">
      <w:pPr>
        <w:pStyle w:val="Heading2"/>
        <w:rPr>
          <w:szCs w:val="24"/>
        </w:rPr>
      </w:pPr>
      <w:r>
        <w:rPr>
          <w:szCs w:val="24"/>
        </w:rPr>
        <w:t>Model selection</w:t>
      </w:r>
    </w:p>
    <w:p w14:paraId="53CBE0E7" w14:textId="15D843DE" w:rsidR="00017086" w:rsidRPr="00F2135F" w:rsidRDefault="00F2135F" w:rsidP="00D15941">
      <w:pPr>
        <w:spacing w:after="240" w:line="360" w:lineRule="auto"/>
        <w:ind w:firstLine="720"/>
        <w:rPr>
          <w:sz w:val="22"/>
          <w:szCs w:val="22"/>
        </w:rPr>
      </w:pPr>
      <w:r w:rsidRPr="00F2135F">
        <w:rPr>
          <w:sz w:val="22"/>
          <w:szCs w:val="22"/>
        </w:rPr>
        <w:t>Through the iterative process described above, we fit a total 13</w:t>
      </w:r>
      <w:r w:rsidR="0015410E">
        <w:rPr>
          <w:sz w:val="22"/>
          <w:szCs w:val="22"/>
        </w:rPr>
        <w:t>8</w:t>
      </w:r>
      <w:r w:rsidRPr="00F2135F">
        <w:rPr>
          <w:sz w:val="22"/>
          <w:szCs w:val="22"/>
        </w:rPr>
        <w:t xml:space="preserve"> ‘big models’ across iterations. Based on the two criteria (i.e., the overlap assumption and calibration test) and fit index, we identified the model with </w:t>
      </w:r>
      <w:r w:rsidR="0015410E">
        <w:rPr>
          <w:sz w:val="22"/>
          <w:szCs w:val="22"/>
        </w:rPr>
        <w:t>eight</w:t>
      </w:r>
      <w:r w:rsidRPr="00F2135F">
        <w:rPr>
          <w:sz w:val="22"/>
          <w:szCs w:val="22"/>
        </w:rPr>
        <w:t xml:space="preserve"> covariates as the ‘best model’ (see </w:t>
      </w:r>
      <w:r w:rsidRPr="00F2135F">
        <w:rPr>
          <w:b/>
          <w:bCs/>
          <w:sz w:val="22"/>
          <w:szCs w:val="22"/>
        </w:rPr>
        <w:t>Fig 3b</w:t>
      </w:r>
      <w:r w:rsidRPr="00F2135F">
        <w:rPr>
          <w:sz w:val="22"/>
          <w:szCs w:val="22"/>
        </w:rPr>
        <w:t>).</w:t>
      </w:r>
      <w:r w:rsidR="0015410E">
        <w:rPr>
          <w:sz w:val="22"/>
          <w:szCs w:val="22"/>
        </w:rPr>
        <w:t xml:space="preserve"> The best model chose BMI, family disease ratio, and six left gray matter volume features (see </w:t>
      </w:r>
      <w:r w:rsidR="0015410E" w:rsidRPr="0015410E">
        <w:rPr>
          <w:b/>
          <w:bCs/>
          <w:sz w:val="22"/>
          <w:szCs w:val="22"/>
        </w:rPr>
        <w:t>Fig 3c</w:t>
      </w:r>
      <w:r w:rsidR="0015410E">
        <w:rPr>
          <w:sz w:val="22"/>
          <w:szCs w:val="22"/>
        </w:rPr>
        <w:t xml:space="preserve">). </w:t>
      </w:r>
      <w:r w:rsidRPr="00F2135F">
        <w:rPr>
          <w:sz w:val="22"/>
          <w:szCs w:val="22"/>
        </w:rPr>
        <w:t xml:space="preserve">This suggests that individual differences in the impact of bullying experience on one’s </w:t>
      </w:r>
      <w:r w:rsidR="0015410E">
        <w:rPr>
          <w:sz w:val="22"/>
          <w:szCs w:val="22"/>
        </w:rPr>
        <w:t xml:space="preserve">depressive </w:t>
      </w:r>
      <w:r w:rsidRPr="00F2135F">
        <w:rPr>
          <w:sz w:val="22"/>
          <w:szCs w:val="22"/>
        </w:rPr>
        <w:t>symptoms might be</w:t>
      </w:r>
      <w:r w:rsidR="0015410E">
        <w:rPr>
          <w:sz w:val="22"/>
          <w:szCs w:val="22"/>
        </w:rPr>
        <w:t xml:space="preserve"> </w:t>
      </w:r>
      <w:r w:rsidRPr="00F2135F">
        <w:rPr>
          <w:sz w:val="22"/>
          <w:szCs w:val="22"/>
        </w:rPr>
        <w:t xml:space="preserve">strongly explained by </w:t>
      </w:r>
      <w:r w:rsidR="0015410E">
        <w:rPr>
          <w:sz w:val="22"/>
          <w:szCs w:val="22"/>
        </w:rPr>
        <w:t xml:space="preserve">nonlinear combination of familial and neurobiological profiles. </w:t>
      </w:r>
      <w:r w:rsidRPr="00F2135F">
        <w:rPr>
          <w:sz w:val="22"/>
          <w:szCs w:val="22"/>
        </w:rPr>
        <w:t xml:space="preserve">The code used for model selection is provided in </w:t>
      </w:r>
      <w:r w:rsidR="004E2FAF">
        <w:rPr>
          <w:b/>
          <w:bCs/>
          <w:sz w:val="22"/>
          <w:szCs w:val="22"/>
        </w:rPr>
        <w:t>Appendix</w:t>
      </w:r>
      <w:r w:rsidRPr="00F2135F">
        <w:rPr>
          <w:b/>
          <w:bCs/>
          <w:sz w:val="22"/>
          <w:szCs w:val="22"/>
        </w:rPr>
        <w:t xml:space="preserve"> </w:t>
      </w:r>
      <w:r w:rsidR="004E2FAF">
        <w:rPr>
          <w:b/>
          <w:bCs/>
          <w:sz w:val="22"/>
          <w:szCs w:val="22"/>
        </w:rPr>
        <w:t>Code</w:t>
      </w:r>
      <w:r w:rsidR="004D16A4">
        <w:rPr>
          <w:b/>
          <w:bCs/>
          <w:sz w:val="22"/>
          <w:szCs w:val="22"/>
        </w:rPr>
        <w:t xml:space="preserve"> 2</w:t>
      </w:r>
      <w:r w:rsidRPr="00F2135F">
        <w:rPr>
          <w:sz w:val="22"/>
          <w:szCs w:val="22"/>
        </w:rPr>
        <w:t>.</w:t>
      </w:r>
      <w:r w:rsidR="00D15941">
        <w:rPr>
          <w:sz w:val="22"/>
          <w:szCs w:val="22"/>
        </w:rPr>
        <w:t xml:space="preserve"> </w:t>
      </w:r>
      <w:r w:rsidRPr="00F2135F">
        <w:rPr>
          <w:sz w:val="22"/>
          <w:szCs w:val="22"/>
        </w:rPr>
        <w:t xml:space="preserve">In practice, it is possible that no models satisfy both criteria. When this occurs, it may indicate </w:t>
      </w:r>
      <w:r w:rsidR="00E00A19">
        <w:rPr>
          <w:sz w:val="22"/>
          <w:szCs w:val="22"/>
        </w:rPr>
        <w:t>limited heterogeneity and/</w:t>
      </w:r>
      <w:r w:rsidRPr="00F2135F">
        <w:rPr>
          <w:sz w:val="22"/>
          <w:szCs w:val="22"/>
        </w:rPr>
        <w:t xml:space="preserve">or a </w:t>
      </w:r>
      <w:proofErr w:type="spellStart"/>
      <w:r w:rsidRPr="00F2135F">
        <w:rPr>
          <w:sz w:val="22"/>
          <w:szCs w:val="22"/>
        </w:rPr>
        <w:t>misspecified</w:t>
      </w:r>
      <w:proofErr w:type="spellEnd"/>
      <w:r w:rsidRPr="00F2135F">
        <w:rPr>
          <w:sz w:val="22"/>
          <w:szCs w:val="22"/>
        </w:rPr>
        <w:t xml:space="preserve"> causal model. </w:t>
      </w:r>
      <w:r w:rsidRPr="00F2135F">
        <w:rPr>
          <w:b/>
          <w:bCs/>
          <w:sz w:val="22"/>
          <w:szCs w:val="22"/>
        </w:rPr>
        <w:t>Box 3</w:t>
      </w:r>
      <w:r w:rsidRPr="00F2135F">
        <w:rPr>
          <w:sz w:val="22"/>
          <w:szCs w:val="22"/>
        </w:rPr>
        <w:t xml:space="preserve"> outlines the possible reasons for such problems — depending on which assumption is violated — and provides specific recommendations for improving the analytic design.</w:t>
      </w:r>
    </w:p>
    <w:p w14:paraId="0B2FDD34" w14:textId="39643BFF" w:rsidR="00017086" w:rsidRDefault="00017086" w:rsidP="00017086">
      <w:pPr>
        <w:pStyle w:val="Heading2"/>
        <w:rPr>
          <w:szCs w:val="24"/>
        </w:rPr>
      </w:pPr>
      <w:r>
        <w:rPr>
          <w:szCs w:val="24"/>
        </w:rPr>
        <w:t>Heterogeneity assessment</w:t>
      </w:r>
    </w:p>
    <w:p w14:paraId="65805B15" w14:textId="5C5D6396" w:rsidR="004F359F" w:rsidRPr="004F359F" w:rsidRDefault="004F359F" w:rsidP="004F359F">
      <w:pPr>
        <w:spacing w:after="240" w:line="360" w:lineRule="auto"/>
        <w:ind w:firstLine="720"/>
        <w:rPr>
          <w:sz w:val="22"/>
          <w:szCs w:val="22"/>
        </w:rPr>
      </w:pPr>
      <w:r w:rsidRPr="004F359F">
        <w:rPr>
          <w:sz w:val="22"/>
          <w:szCs w:val="22"/>
        </w:rPr>
        <w:t xml:space="preserve">Beyond estimating the ATE at the population level, several methods exist to assess whether the predicted ITEs exhibit meaningful heterogeneity. Two representative approaches include the Group Average Treatment Effect </w:t>
      </w:r>
      <w:r w:rsidR="00BB24B3">
        <w:rPr>
          <w:sz w:val="22"/>
          <w:szCs w:val="22"/>
        </w:rPr>
        <w:fldChar w:fldCharType="begin" w:fldLock="1"/>
      </w:r>
      <w:r w:rsidR="00BB24B3">
        <w:rPr>
          <w:sz w:val="22"/>
          <w:szCs w:val="22"/>
        </w:rPr>
        <w:instrText>ADDIN paperpile_citation &lt;clusterId&gt;S565G524C295Z626&lt;/clusterId&gt;&lt;metadata&gt;&lt;citation&gt;&lt;id&gt;c2f2ca69-4aec-41fa-b689-4dfb23d5887d&lt;/id&gt;&lt;/citation&gt;&lt;citation&gt;&lt;id&gt;d84f2686-4ac8-47d3-be94-4c3549d20931&lt;/id&gt;&lt;/citation&gt;&lt;/metadata&gt;&lt;data&gt;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&lt;/data&gt; \* MERGEFORMAT</w:instrText>
      </w:r>
      <w:r w:rsidR="00BB24B3">
        <w:rPr>
          <w:sz w:val="22"/>
          <w:szCs w:val="22"/>
        </w:rPr>
        <w:fldChar w:fldCharType="separate"/>
      </w:r>
      <w:r w:rsidR="00BB24B3">
        <w:rPr>
          <w:noProof/>
          <w:sz w:val="22"/>
          <w:szCs w:val="22"/>
        </w:rPr>
        <w:t>(GATE; Chernozhukov et al., 2018; Jacob, 2019)</w:t>
      </w:r>
      <w:r w:rsidR="00BB24B3">
        <w:rPr>
          <w:sz w:val="22"/>
          <w:szCs w:val="22"/>
        </w:rPr>
        <w:fldChar w:fldCharType="end"/>
      </w:r>
      <w:r w:rsidR="002C207D">
        <w:rPr>
          <w:sz w:val="22"/>
          <w:szCs w:val="22"/>
        </w:rPr>
        <w:t xml:space="preserve"> </w:t>
      </w:r>
      <w:r w:rsidRPr="004F359F">
        <w:rPr>
          <w:sz w:val="22"/>
          <w:szCs w:val="22"/>
        </w:rPr>
        <w:t xml:space="preserve">and the Rank-weighted Average Treatment Effect </w:t>
      </w:r>
      <w:r w:rsidR="00BB24B3">
        <w:rPr>
          <w:sz w:val="22"/>
          <w:szCs w:val="22"/>
        </w:rPr>
        <w:fldChar w:fldCharType="begin" w:fldLock="1"/>
      </w:r>
      <w:r w:rsidR="00BB24B3">
        <w:rPr>
          <w:sz w:val="22"/>
          <w:szCs w:val="22"/>
        </w:rPr>
        <w:instrText>ADDIN paperpile_citation &lt;clusterId&gt;Z156M214I784G218&lt;/clusterId&gt;&lt;metadata&gt;&lt;citation&gt;&lt;id&gt;ffbcff60-121b-4da6-82ab-4c678f0a0a4b&lt;/id&gt;&lt;/citation&gt;&lt;/metadata&gt;&lt;data&gt;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&lt;/data&gt; \* MERGEFORMAT</w:instrText>
      </w:r>
      <w:r w:rsidR="00BB24B3">
        <w:rPr>
          <w:sz w:val="22"/>
          <w:szCs w:val="22"/>
        </w:rPr>
        <w:fldChar w:fldCharType="separate"/>
      </w:r>
      <w:r w:rsidR="00BB24B3">
        <w:rPr>
          <w:noProof/>
          <w:sz w:val="22"/>
          <w:szCs w:val="22"/>
        </w:rPr>
        <w:t>(RATE; Yadlowsky et al., 2025)</w:t>
      </w:r>
      <w:r w:rsidR="00BB24B3">
        <w:rPr>
          <w:sz w:val="22"/>
          <w:szCs w:val="22"/>
        </w:rPr>
        <w:fldChar w:fldCharType="end"/>
      </w:r>
      <w:r w:rsidRPr="004F359F">
        <w:rPr>
          <w:sz w:val="22"/>
          <w:szCs w:val="22"/>
        </w:rPr>
        <w:t xml:space="preserve">. In this section, we first estimate the ATE and then focus on the more conventional GATE framework to assess ITE heterogeneity. The full analysis script is provided in </w:t>
      </w:r>
      <w:r w:rsidR="004E2FAF">
        <w:rPr>
          <w:b/>
          <w:bCs/>
          <w:sz w:val="22"/>
          <w:szCs w:val="22"/>
        </w:rPr>
        <w:t>Appendix</w:t>
      </w:r>
      <w:r w:rsidRPr="004F359F">
        <w:rPr>
          <w:b/>
          <w:bCs/>
          <w:sz w:val="22"/>
          <w:szCs w:val="22"/>
        </w:rPr>
        <w:t xml:space="preserve"> </w:t>
      </w:r>
      <w:r w:rsidR="004E2FAF">
        <w:rPr>
          <w:b/>
          <w:bCs/>
          <w:sz w:val="22"/>
          <w:szCs w:val="22"/>
        </w:rPr>
        <w:t>Code</w:t>
      </w:r>
      <w:r w:rsidR="004D16A4">
        <w:rPr>
          <w:b/>
          <w:bCs/>
          <w:sz w:val="22"/>
          <w:szCs w:val="22"/>
        </w:rPr>
        <w:t xml:space="preserve"> 3</w:t>
      </w:r>
      <w:r w:rsidRPr="004F359F">
        <w:rPr>
          <w:sz w:val="22"/>
          <w:szCs w:val="22"/>
        </w:rPr>
        <w:t>.</w:t>
      </w:r>
    </w:p>
    <w:p w14:paraId="4645BE3A" w14:textId="74C698F4" w:rsidR="00017086" w:rsidRPr="004F359F" w:rsidRDefault="00017086" w:rsidP="004F359F">
      <w:pPr>
        <w:pStyle w:val="Heading3"/>
        <w:spacing w:after="240"/>
        <w:ind w:firstLine="720"/>
        <w:rPr>
          <w:i/>
          <w:iCs w:val="0"/>
          <w:u w:val="single"/>
        </w:rPr>
      </w:pPr>
      <w:r w:rsidRPr="004F359F">
        <w:rPr>
          <w:i/>
          <w:iCs w:val="0"/>
          <w:u w:val="single"/>
        </w:rPr>
        <w:t>Statistical testing for ATE</w:t>
      </w:r>
    </w:p>
    <w:p w14:paraId="2C283F26" w14:textId="62C9E636" w:rsidR="00017086" w:rsidRPr="004F359F" w:rsidRDefault="004F359F" w:rsidP="004F359F">
      <w:pPr>
        <w:spacing w:after="240" w:line="360" w:lineRule="auto"/>
        <w:ind w:firstLine="720"/>
        <w:rPr>
          <w:sz w:val="22"/>
          <w:szCs w:val="22"/>
        </w:rPr>
      </w:pPr>
      <w:r w:rsidRPr="004F359F">
        <w:rPr>
          <w:sz w:val="22"/>
          <w:szCs w:val="22"/>
        </w:rPr>
        <w:t xml:space="preserve">The GRF package provides the </w:t>
      </w:r>
      <w:proofErr w:type="spellStart"/>
      <w:r w:rsidRPr="004F359F">
        <w:rPr>
          <w:rFonts w:ascii="Courier New" w:hAnsi="Courier New" w:cs="Courier New"/>
          <w:sz w:val="22"/>
          <w:szCs w:val="22"/>
        </w:rPr>
        <w:t>average_treatment_effect</w:t>
      </w:r>
      <w:proofErr w:type="spellEnd"/>
      <w:r w:rsidRPr="004F359F">
        <w:rPr>
          <w:sz w:val="22"/>
          <w:szCs w:val="22"/>
        </w:rPr>
        <w:t xml:space="preserve"> function to estimate the ATE along with its standard error. In our example, childhood bullying experience significantly elevated total</w:t>
      </w:r>
      <w:r w:rsidR="00DF0722">
        <w:rPr>
          <w:sz w:val="22"/>
          <w:szCs w:val="22"/>
        </w:rPr>
        <w:t xml:space="preserve"> </w:t>
      </w:r>
      <w:r w:rsidR="00DF0722">
        <w:rPr>
          <w:sz w:val="22"/>
          <w:szCs w:val="22"/>
        </w:rPr>
        <w:lastRenderedPageBreak/>
        <w:t>depressive</w:t>
      </w:r>
      <w:r w:rsidRPr="004F359F">
        <w:rPr>
          <w:sz w:val="22"/>
          <w:szCs w:val="22"/>
        </w:rPr>
        <w:t xml:space="preserve"> s</w:t>
      </w:r>
      <w:r>
        <w:rPr>
          <w:sz w:val="22"/>
          <w:szCs w:val="22"/>
        </w:rPr>
        <w:t>ymptom scores</w:t>
      </w:r>
      <w:r w:rsidRPr="004F359F">
        <w:rPr>
          <w:sz w:val="22"/>
          <w:szCs w:val="22"/>
        </w:rPr>
        <w:t>, indicating a strong treatment effect (ATE = .</w:t>
      </w:r>
      <w:r w:rsidR="0015410E">
        <w:rPr>
          <w:sz w:val="22"/>
          <w:szCs w:val="22"/>
        </w:rPr>
        <w:t>561</w:t>
      </w:r>
      <w:r w:rsidRPr="004F359F">
        <w:rPr>
          <w:sz w:val="22"/>
          <w:szCs w:val="22"/>
        </w:rPr>
        <w:t>, 95% CI = [.</w:t>
      </w:r>
      <w:r w:rsidR="0015410E">
        <w:rPr>
          <w:sz w:val="22"/>
          <w:szCs w:val="22"/>
        </w:rPr>
        <w:t>462</w:t>
      </w:r>
      <w:r w:rsidRPr="004F359F">
        <w:rPr>
          <w:sz w:val="22"/>
          <w:szCs w:val="22"/>
        </w:rPr>
        <w:t>, .</w:t>
      </w:r>
      <w:r w:rsidR="0015410E">
        <w:rPr>
          <w:sz w:val="22"/>
          <w:szCs w:val="22"/>
        </w:rPr>
        <w:t>661</w:t>
      </w:r>
      <w:r w:rsidRPr="004F359F">
        <w:rPr>
          <w:sz w:val="22"/>
          <w:szCs w:val="22"/>
        </w:rPr>
        <w:t xml:space="preserve">], </w:t>
      </w:r>
      <w:r w:rsidRPr="004F359F">
        <w:rPr>
          <w:i/>
          <w:iCs/>
          <w:sz w:val="22"/>
          <w:szCs w:val="22"/>
        </w:rPr>
        <w:t>P</w:t>
      </w:r>
      <w:r w:rsidRPr="004F359F">
        <w:rPr>
          <w:sz w:val="22"/>
          <w:szCs w:val="22"/>
        </w:rPr>
        <w:t xml:space="preserve"> &lt; 2</w:t>
      </w:r>
      <w:r w:rsidRPr="004F359F">
        <w:rPr>
          <w:sz w:val="22"/>
          <w:szCs w:val="22"/>
          <w:shd w:val="clear" w:color="auto" w:fill="FFFFFF"/>
        </w:rPr>
        <w:t>×10</w:t>
      </w:r>
      <w:r w:rsidRPr="004F359F">
        <w:rPr>
          <w:sz w:val="22"/>
          <w:szCs w:val="22"/>
          <w:shd w:val="clear" w:color="auto" w:fill="FFFFFF"/>
          <w:vertAlign w:val="superscript"/>
        </w:rPr>
        <w:t>-16</w:t>
      </w:r>
      <w:r w:rsidRPr="004F359F">
        <w:rPr>
          <w:sz w:val="22"/>
          <w:szCs w:val="22"/>
        </w:rPr>
        <w:t>).</w:t>
      </w:r>
    </w:p>
    <w:p w14:paraId="71EFAA85" w14:textId="7810E7E3" w:rsidR="00017086" w:rsidRPr="004F359F" w:rsidRDefault="00017086" w:rsidP="004F359F">
      <w:pPr>
        <w:spacing w:after="240" w:line="360" w:lineRule="auto"/>
        <w:ind w:firstLine="720"/>
        <w:rPr>
          <w:i/>
          <w:iCs/>
          <w:u w:val="single"/>
        </w:rPr>
      </w:pPr>
      <w:r w:rsidRPr="004F359F">
        <w:rPr>
          <w:i/>
          <w:u w:val="single"/>
        </w:rPr>
        <w:t>Heterogeneity assessment with predicted ITEs</w:t>
      </w:r>
    </w:p>
    <w:p w14:paraId="49CAD5D9" w14:textId="324E10E6" w:rsidR="004F359F" w:rsidRDefault="004F359F" w:rsidP="004F359F">
      <w:pPr>
        <w:spacing w:after="240" w:line="360" w:lineRule="auto"/>
        <w:ind w:firstLine="720"/>
        <w:rPr>
          <w:sz w:val="22"/>
          <w:szCs w:val="22"/>
        </w:rPr>
      </w:pPr>
      <w:r w:rsidRPr="004F359F">
        <w:rPr>
          <w:sz w:val="22"/>
          <w:szCs w:val="22"/>
        </w:rPr>
        <w:t>The GATE test proceeds by first generating out-of-bag predictions of ITEs for each individual using the trained GRF model (see</w:t>
      </w:r>
      <w:r w:rsidRPr="004F359F">
        <w:rPr>
          <w:i/>
          <w:iCs/>
          <w:sz w:val="22"/>
          <w:szCs w:val="22"/>
        </w:rPr>
        <w:t xml:space="preserve"> </w:t>
      </w:r>
      <w:r w:rsidRPr="004F359F">
        <w:rPr>
          <w:b/>
          <w:bCs/>
          <w:sz w:val="22"/>
          <w:szCs w:val="22"/>
        </w:rPr>
        <w:t>Box 1</w:t>
      </w:r>
      <w:r w:rsidRPr="004F359F">
        <w:rPr>
          <w:sz w:val="22"/>
          <w:szCs w:val="22"/>
        </w:rPr>
        <w:t>). Based on these predicted values, the sample is divided into subgroups, and the group-level ATEs (i.e., GATE) is estimated within each group. In our tutorial, individuals are split into three groups based on the predicted</w:t>
      </w:r>
      <w:r>
        <w:rPr>
          <w:sz w:val="22"/>
          <w:szCs w:val="22"/>
        </w:rPr>
        <w:t xml:space="preserve"> ITEs</w:t>
      </w:r>
      <w:r w:rsidRPr="004F359F">
        <w:rPr>
          <w:sz w:val="22"/>
          <w:szCs w:val="22"/>
        </w:rPr>
        <w:t xml:space="preserve"> of bullying on their </w:t>
      </w:r>
      <w:r w:rsidR="004D5D83">
        <w:rPr>
          <w:sz w:val="22"/>
          <w:szCs w:val="22"/>
        </w:rPr>
        <w:t xml:space="preserve">depressive symptom </w:t>
      </w:r>
      <w:r w:rsidRPr="004F359F">
        <w:rPr>
          <w:sz w:val="22"/>
          <w:szCs w:val="22"/>
        </w:rPr>
        <w:t xml:space="preserve">scores: those with the lowest predicted ITEs (Q1) are labeled the </w:t>
      </w:r>
      <w:r>
        <w:rPr>
          <w:sz w:val="22"/>
          <w:szCs w:val="22"/>
        </w:rPr>
        <w:t>‘</w:t>
      </w:r>
      <w:r w:rsidRPr="004F359F">
        <w:rPr>
          <w:sz w:val="22"/>
          <w:szCs w:val="22"/>
        </w:rPr>
        <w:t>resilient</w:t>
      </w:r>
      <w:r>
        <w:rPr>
          <w:sz w:val="22"/>
          <w:szCs w:val="22"/>
        </w:rPr>
        <w:t>’</w:t>
      </w:r>
      <w:r w:rsidRPr="004F359F">
        <w:rPr>
          <w:sz w:val="22"/>
          <w:szCs w:val="22"/>
        </w:rPr>
        <w:t xml:space="preserve"> group, those in the middle (Q2) as </w:t>
      </w:r>
      <w:r>
        <w:rPr>
          <w:sz w:val="22"/>
          <w:szCs w:val="22"/>
        </w:rPr>
        <w:t>‘</w:t>
      </w:r>
      <w:r w:rsidRPr="004F359F">
        <w:rPr>
          <w:sz w:val="22"/>
          <w:szCs w:val="22"/>
        </w:rPr>
        <w:t>moderate</w:t>
      </w:r>
      <w:r>
        <w:rPr>
          <w:sz w:val="22"/>
          <w:szCs w:val="22"/>
        </w:rPr>
        <w:t>,’</w:t>
      </w:r>
      <w:r w:rsidRPr="004F359F">
        <w:rPr>
          <w:sz w:val="22"/>
          <w:szCs w:val="22"/>
        </w:rPr>
        <w:t xml:space="preserve"> and those with the highest ITEs (Q3) as the </w:t>
      </w:r>
      <w:r>
        <w:rPr>
          <w:sz w:val="22"/>
          <w:szCs w:val="22"/>
        </w:rPr>
        <w:t>‘</w:t>
      </w:r>
      <w:r w:rsidRPr="004F359F">
        <w:rPr>
          <w:sz w:val="22"/>
          <w:szCs w:val="22"/>
        </w:rPr>
        <w:t>vulnerable</w:t>
      </w:r>
      <w:r>
        <w:rPr>
          <w:sz w:val="22"/>
          <w:szCs w:val="22"/>
        </w:rPr>
        <w:t>’</w:t>
      </w:r>
      <w:r w:rsidRPr="004F359F">
        <w:rPr>
          <w:sz w:val="22"/>
          <w:szCs w:val="22"/>
        </w:rPr>
        <w:t xml:space="preserve"> group (see </w:t>
      </w:r>
      <w:r w:rsidRPr="004F359F">
        <w:rPr>
          <w:b/>
          <w:bCs/>
          <w:sz w:val="22"/>
          <w:szCs w:val="22"/>
        </w:rPr>
        <w:t>Fig 3d</w:t>
      </w:r>
      <w:r w:rsidRPr="004F359F">
        <w:rPr>
          <w:sz w:val="22"/>
          <w:szCs w:val="22"/>
        </w:rPr>
        <w:t xml:space="preserve">). Afterward, group-level comparisons are then conducted using post hoc </w:t>
      </w:r>
      <w:r w:rsidRPr="004F359F">
        <w:rPr>
          <w:i/>
          <w:iCs/>
          <w:sz w:val="22"/>
          <w:szCs w:val="22"/>
        </w:rPr>
        <w:t>t</w:t>
      </w:r>
      <w:r w:rsidRPr="004F359F">
        <w:rPr>
          <w:sz w:val="22"/>
          <w:szCs w:val="22"/>
        </w:rPr>
        <w:t xml:space="preserve">-tests to determine whether the GATEs differ significantly across groups. If no significant differences are found, this may suggest that treatment effects </w:t>
      </w:r>
      <w:r>
        <w:rPr>
          <w:sz w:val="22"/>
          <w:szCs w:val="22"/>
        </w:rPr>
        <w:t>might be</w:t>
      </w:r>
      <w:r w:rsidRPr="004F359F">
        <w:rPr>
          <w:sz w:val="22"/>
          <w:szCs w:val="22"/>
        </w:rPr>
        <w:t xml:space="preserve"> relatively homogeneous across individuals. </w:t>
      </w:r>
    </w:p>
    <w:p w14:paraId="3DF2F2F0" w14:textId="7030AA13" w:rsidR="004F359F" w:rsidRPr="004F359F" w:rsidRDefault="004F359F" w:rsidP="004F359F">
      <w:pPr>
        <w:spacing w:after="240" w:line="360" w:lineRule="auto"/>
        <w:ind w:firstLine="720"/>
        <w:rPr>
          <w:sz w:val="22"/>
          <w:szCs w:val="22"/>
        </w:rPr>
      </w:pPr>
      <w:r w:rsidRPr="004F359F">
        <w:rPr>
          <w:sz w:val="22"/>
          <w:szCs w:val="22"/>
        </w:rPr>
        <w:t xml:space="preserve">In our example (see </w:t>
      </w:r>
      <w:r w:rsidRPr="004F359F">
        <w:rPr>
          <w:b/>
          <w:bCs/>
          <w:sz w:val="22"/>
          <w:szCs w:val="22"/>
        </w:rPr>
        <w:t>Fig 3e</w:t>
      </w:r>
      <w:r w:rsidRPr="004F359F">
        <w:rPr>
          <w:sz w:val="22"/>
          <w:szCs w:val="22"/>
        </w:rPr>
        <w:t>), all three groups exhibited significantly positive GATEs</w:t>
      </w:r>
      <w:r>
        <w:rPr>
          <w:sz w:val="22"/>
          <w:szCs w:val="22"/>
        </w:rPr>
        <w:t xml:space="preserve">, implying the significant effect of bullying experiences on </w:t>
      </w:r>
      <w:r w:rsidR="00DF0722">
        <w:rPr>
          <w:sz w:val="22"/>
          <w:szCs w:val="22"/>
        </w:rPr>
        <w:t>depressive symptoms</w:t>
      </w:r>
      <w:r>
        <w:rPr>
          <w:sz w:val="22"/>
          <w:szCs w:val="22"/>
        </w:rPr>
        <w:t xml:space="preserve"> across all groups</w:t>
      </w:r>
      <w:r w:rsidRPr="004F359F">
        <w:rPr>
          <w:sz w:val="22"/>
          <w:szCs w:val="22"/>
        </w:rPr>
        <w:t xml:space="preserve"> (</w:t>
      </w:r>
      <w:r w:rsidRPr="00CE5487">
        <w:rPr>
          <w:color w:val="000000" w:themeColor="text1"/>
          <w:sz w:val="22"/>
          <w:szCs w:val="22"/>
        </w:rPr>
        <w:t>Q1: GATE = .</w:t>
      </w:r>
      <w:r w:rsidR="004D5D83" w:rsidRPr="00CE5487">
        <w:rPr>
          <w:color w:val="000000" w:themeColor="text1"/>
          <w:sz w:val="22"/>
          <w:szCs w:val="22"/>
        </w:rPr>
        <w:t>443</w:t>
      </w:r>
      <w:r w:rsidRPr="00CE5487">
        <w:rPr>
          <w:color w:val="000000" w:themeColor="text1"/>
          <w:sz w:val="22"/>
          <w:szCs w:val="22"/>
        </w:rPr>
        <w:t>, 95% CI = [</w:t>
      </w:r>
      <w:r w:rsidR="004D5D83" w:rsidRPr="00CE5487">
        <w:rPr>
          <w:color w:val="000000" w:themeColor="text1"/>
          <w:sz w:val="22"/>
          <w:szCs w:val="22"/>
        </w:rPr>
        <w:t>.323, .562</w:t>
      </w:r>
      <w:r w:rsidRPr="00CE5487">
        <w:rPr>
          <w:color w:val="000000" w:themeColor="text1"/>
          <w:sz w:val="22"/>
          <w:szCs w:val="22"/>
        </w:rPr>
        <w:t xml:space="preserve">], </w:t>
      </w:r>
      <w:r w:rsidRPr="00CE5487">
        <w:rPr>
          <w:i/>
          <w:iCs/>
          <w:color w:val="000000" w:themeColor="text1"/>
          <w:sz w:val="22"/>
          <w:szCs w:val="22"/>
        </w:rPr>
        <w:t>P</w:t>
      </w:r>
      <w:r w:rsidRPr="00CE5487">
        <w:rPr>
          <w:color w:val="000000" w:themeColor="text1"/>
          <w:sz w:val="22"/>
          <w:szCs w:val="22"/>
          <w:vertAlign w:val="subscript"/>
        </w:rPr>
        <w:t>FDR</w:t>
      </w:r>
      <w:r w:rsidRPr="00CE5487">
        <w:rPr>
          <w:color w:val="000000" w:themeColor="text1"/>
          <w:sz w:val="22"/>
          <w:szCs w:val="22"/>
        </w:rPr>
        <w:t xml:space="preserve"> </w:t>
      </w:r>
      <w:r w:rsidR="004D5D83" w:rsidRPr="00CE5487">
        <w:rPr>
          <w:color w:val="000000" w:themeColor="text1"/>
          <w:sz w:val="22"/>
          <w:szCs w:val="22"/>
        </w:rPr>
        <w:t>=</w:t>
      </w:r>
      <w:r w:rsidRPr="00CE5487">
        <w:rPr>
          <w:color w:val="000000" w:themeColor="text1"/>
          <w:sz w:val="22"/>
          <w:szCs w:val="22"/>
        </w:rPr>
        <w:t xml:space="preserve"> </w:t>
      </w:r>
      <w:r w:rsidR="004D5D83" w:rsidRPr="00CE5487">
        <w:rPr>
          <w:color w:val="000000" w:themeColor="text1"/>
          <w:sz w:val="22"/>
          <w:szCs w:val="22"/>
        </w:rPr>
        <w:t>4</w:t>
      </w:r>
      <w:r w:rsidRPr="00CE5487">
        <w:rPr>
          <w:color w:val="000000" w:themeColor="text1"/>
          <w:sz w:val="22"/>
          <w:szCs w:val="22"/>
          <w:shd w:val="clear" w:color="auto" w:fill="FFFFFF"/>
        </w:rPr>
        <w:t>×10</w:t>
      </w:r>
      <w:r w:rsidRPr="00CE5487">
        <w:rPr>
          <w:color w:val="000000" w:themeColor="text1"/>
          <w:sz w:val="22"/>
          <w:szCs w:val="22"/>
          <w:shd w:val="clear" w:color="auto" w:fill="FFFFFF"/>
          <w:vertAlign w:val="superscript"/>
        </w:rPr>
        <w:t>-1</w:t>
      </w:r>
      <w:r w:rsidR="004D5D83" w:rsidRPr="00CE5487">
        <w:rPr>
          <w:color w:val="000000" w:themeColor="text1"/>
          <w:sz w:val="22"/>
          <w:szCs w:val="22"/>
          <w:shd w:val="clear" w:color="auto" w:fill="FFFFFF"/>
          <w:vertAlign w:val="superscript"/>
        </w:rPr>
        <w:t>3</w:t>
      </w:r>
      <w:r w:rsidRPr="00CE5487">
        <w:rPr>
          <w:color w:val="000000" w:themeColor="text1"/>
          <w:sz w:val="22"/>
          <w:szCs w:val="22"/>
          <w:shd w:val="clear" w:color="auto" w:fill="FFFFFF"/>
        </w:rPr>
        <w:t>; Q2: GATE = .</w:t>
      </w:r>
      <w:r w:rsidR="004D5D83" w:rsidRPr="00CE5487">
        <w:rPr>
          <w:color w:val="000000" w:themeColor="text1"/>
          <w:sz w:val="22"/>
          <w:szCs w:val="22"/>
          <w:shd w:val="clear" w:color="auto" w:fill="FFFFFF"/>
        </w:rPr>
        <w:t>565</w:t>
      </w:r>
      <w:r w:rsidRPr="00CE5487">
        <w:rPr>
          <w:color w:val="000000" w:themeColor="text1"/>
          <w:sz w:val="22"/>
          <w:szCs w:val="22"/>
          <w:shd w:val="clear" w:color="auto" w:fill="FFFFFF"/>
        </w:rPr>
        <w:t>, 95% CI = [</w:t>
      </w:r>
      <w:r w:rsidR="004D5D83" w:rsidRPr="00CE5487">
        <w:rPr>
          <w:color w:val="000000" w:themeColor="text1"/>
          <w:sz w:val="22"/>
          <w:szCs w:val="22"/>
          <w:shd w:val="clear" w:color="auto" w:fill="FFFFFF"/>
        </w:rPr>
        <w:t>.441, .689</w:t>
      </w:r>
      <w:r w:rsidRPr="00CE5487">
        <w:rPr>
          <w:color w:val="000000" w:themeColor="text1"/>
          <w:sz w:val="22"/>
          <w:szCs w:val="22"/>
          <w:shd w:val="clear" w:color="auto" w:fill="FFFFFF"/>
        </w:rPr>
        <w:t xml:space="preserve">], </w:t>
      </w:r>
      <w:r w:rsidRPr="00CE5487">
        <w:rPr>
          <w:i/>
          <w:iCs/>
          <w:color w:val="000000" w:themeColor="text1"/>
          <w:sz w:val="22"/>
          <w:szCs w:val="22"/>
        </w:rPr>
        <w:t>P</w:t>
      </w:r>
      <w:r w:rsidRPr="00CE5487">
        <w:rPr>
          <w:color w:val="000000" w:themeColor="text1"/>
          <w:sz w:val="22"/>
          <w:szCs w:val="22"/>
          <w:vertAlign w:val="subscript"/>
        </w:rPr>
        <w:t>FDR</w:t>
      </w:r>
      <w:r w:rsidRPr="00CE5487">
        <w:rPr>
          <w:color w:val="000000" w:themeColor="text1"/>
          <w:sz w:val="22"/>
          <w:szCs w:val="22"/>
        </w:rPr>
        <w:t xml:space="preserve"> &lt; 2</w:t>
      </w:r>
      <w:r w:rsidRPr="00CE5487">
        <w:rPr>
          <w:color w:val="000000" w:themeColor="text1"/>
          <w:sz w:val="22"/>
          <w:szCs w:val="22"/>
          <w:shd w:val="clear" w:color="auto" w:fill="FFFFFF"/>
        </w:rPr>
        <w:t>×10</w:t>
      </w:r>
      <w:r w:rsidRPr="00CE5487">
        <w:rPr>
          <w:color w:val="000000" w:themeColor="text1"/>
          <w:sz w:val="22"/>
          <w:szCs w:val="22"/>
          <w:shd w:val="clear" w:color="auto" w:fill="FFFFFF"/>
          <w:vertAlign w:val="superscript"/>
        </w:rPr>
        <w:t>-16</w:t>
      </w:r>
      <w:r w:rsidRPr="00CE5487">
        <w:rPr>
          <w:color w:val="000000" w:themeColor="text1"/>
          <w:sz w:val="22"/>
          <w:szCs w:val="22"/>
          <w:shd w:val="clear" w:color="auto" w:fill="FFFFFF"/>
        </w:rPr>
        <w:t>; Q3: GATE = .</w:t>
      </w:r>
      <w:r w:rsidR="004D5D83" w:rsidRPr="00CE5487">
        <w:rPr>
          <w:color w:val="000000" w:themeColor="text1"/>
          <w:sz w:val="22"/>
          <w:szCs w:val="22"/>
          <w:shd w:val="clear" w:color="auto" w:fill="FFFFFF"/>
        </w:rPr>
        <w:t>677</w:t>
      </w:r>
      <w:r w:rsidRPr="00CE5487">
        <w:rPr>
          <w:color w:val="000000" w:themeColor="text1"/>
          <w:sz w:val="22"/>
          <w:szCs w:val="22"/>
          <w:shd w:val="clear" w:color="auto" w:fill="FFFFFF"/>
        </w:rPr>
        <w:t>, 95% CI = [</w:t>
      </w:r>
      <w:r w:rsidR="004D5D83" w:rsidRPr="00CE5487">
        <w:rPr>
          <w:color w:val="000000" w:themeColor="text1"/>
          <w:sz w:val="22"/>
          <w:szCs w:val="22"/>
          <w:shd w:val="clear" w:color="auto" w:fill="FFFFFF"/>
        </w:rPr>
        <w:t>.527</w:t>
      </w:r>
      <w:r w:rsidRPr="00CE5487">
        <w:rPr>
          <w:color w:val="000000" w:themeColor="text1"/>
          <w:sz w:val="22"/>
          <w:szCs w:val="22"/>
          <w:shd w:val="clear" w:color="auto" w:fill="FFFFFF"/>
        </w:rPr>
        <w:t xml:space="preserve">, </w:t>
      </w:r>
      <w:r w:rsidR="00CE5487" w:rsidRPr="00CE5487">
        <w:rPr>
          <w:color w:val="000000" w:themeColor="text1"/>
          <w:sz w:val="22"/>
          <w:szCs w:val="22"/>
          <w:shd w:val="clear" w:color="auto" w:fill="FFFFFF"/>
        </w:rPr>
        <w:t>.827</w:t>
      </w:r>
      <w:r w:rsidRPr="00CE5487">
        <w:rPr>
          <w:color w:val="000000" w:themeColor="text1"/>
          <w:sz w:val="22"/>
          <w:szCs w:val="22"/>
          <w:shd w:val="clear" w:color="auto" w:fill="FFFFFF"/>
        </w:rPr>
        <w:t xml:space="preserve">], </w:t>
      </w:r>
      <w:r w:rsidRPr="00CE5487">
        <w:rPr>
          <w:i/>
          <w:iCs/>
          <w:color w:val="000000" w:themeColor="text1"/>
          <w:sz w:val="22"/>
          <w:szCs w:val="22"/>
        </w:rPr>
        <w:t>P</w:t>
      </w:r>
      <w:r w:rsidRPr="00CE5487">
        <w:rPr>
          <w:color w:val="000000" w:themeColor="text1"/>
          <w:sz w:val="22"/>
          <w:szCs w:val="22"/>
          <w:vertAlign w:val="subscript"/>
        </w:rPr>
        <w:t>FDR</w:t>
      </w:r>
      <w:r w:rsidRPr="00CE5487">
        <w:rPr>
          <w:color w:val="000000" w:themeColor="text1"/>
          <w:sz w:val="22"/>
          <w:szCs w:val="22"/>
        </w:rPr>
        <w:t xml:space="preserve"> &lt; 2</w:t>
      </w:r>
      <w:r w:rsidRPr="00CE5487">
        <w:rPr>
          <w:color w:val="000000" w:themeColor="text1"/>
          <w:sz w:val="22"/>
          <w:szCs w:val="22"/>
          <w:shd w:val="clear" w:color="auto" w:fill="FFFFFF"/>
        </w:rPr>
        <w:t>×10</w:t>
      </w:r>
      <w:r w:rsidRPr="00CE5487">
        <w:rPr>
          <w:color w:val="000000" w:themeColor="text1"/>
          <w:sz w:val="22"/>
          <w:szCs w:val="22"/>
          <w:shd w:val="clear" w:color="auto" w:fill="FFFFFF"/>
          <w:vertAlign w:val="superscript"/>
        </w:rPr>
        <w:t>-16</w:t>
      </w:r>
      <w:r w:rsidRPr="004F359F">
        <w:rPr>
          <w:sz w:val="22"/>
          <w:szCs w:val="22"/>
          <w:shd w:val="clear" w:color="auto" w:fill="FFFFFF"/>
        </w:rPr>
        <w:t>). Among these, Q3 had a significantly higher GATE than Q1</w:t>
      </w:r>
      <w:r>
        <w:rPr>
          <w:sz w:val="22"/>
          <w:szCs w:val="22"/>
          <w:shd w:val="clear" w:color="auto" w:fill="FFFFFF"/>
        </w:rPr>
        <w:t>, suggesting the meaningful</w:t>
      </w:r>
      <w:r w:rsidRPr="004F359F">
        <w:rPr>
          <w:sz w:val="22"/>
          <w:szCs w:val="22"/>
          <w:shd w:val="clear" w:color="auto" w:fill="FFFFFF"/>
        </w:rPr>
        <w:t xml:space="preserve"> </w:t>
      </w:r>
      <w:r>
        <w:rPr>
          <w:sz w:val="22"/>
          <w:szCs w:val="22"/>
          <w:shd w:val="clear" w:color="auto" w:fill="FFFFFF"/>
        </w:rPr>
        <w:t xml:space="preserve">heterogeneity in treatment effects </w:t>
      </w:r>
      <w:r w:rsidRPr="004F359F">
        <w:rPr>
          <w:sz w:val="22"/>
          <w:szCs w:val="22"/>
          <w:shd w:val="clear" w:color="auto" w:fill="FFFFFF"/>
        </w:rPr>
        <w:t>(</w:t>
      </w:r>
      <w:r w:rsidRPr="00CE5487">
        <w:rPr>
          <w:color w:val="000000" w:themeColor="text1"/>
          <w:sz w:val="22"/>
          <w:szCs w:val="22"/>
          <w:shd w:val="clear" w:color="auto" w:fill="FFFFFF"/>
        </w:rPr>
        <w:t>mean difference = .</w:t>
      </w:r>
      <w:r w:rsidR="00CE5487" w:rsidRPr="00CE5487">
        <w:rPr>
          <w:color w:val="000000" w:themeColor="text1"/>
          <w:sz w:val="22"/>
          <w:szCs w:val="22"/>
          <w:shd w:val="clear" w:color="auto" w:fill="FFFFFF"/>
        </w:rPr>
        <w:t>234</w:t>
      </w:r>
      <w:r w:rsidRPr="00CE5487">
        <w:rPr>
          <w:color w:val="000000" w:themeColor="text1"/>
          <w:sz w:val="22"/>
          <w:szCs w:val="22"/>
          <w:shd w:val="clear" w:color="auto" w:fill="FFFFFF"/>
        </w:rPr>
        <w:t>, 95% CI = [.04</w:t>
      </w:r>
      <w:r w:rsidR="00CE5487" w:rsidRPr="00CE5487">
        <w:rPr>
          <w:color w:val="000000" w:themeColor="text1"/>
          <w:sz w:val="22"/>
          <w:szCs w:val="22"/>
          <w:shd w:val="clear" w:color="auto" w:fill="FFFFFF"/>
        </w:rPr>
        <w:t>3</w:t>
      </w:r>
      <w:r w:rsidRPr="00CE5487">
        <w:rPr>
          <w:color w:val="000000" w:themeColor="text1"/>
          <w:sz w:val="22"/>
          <w:szCs w:val="22"/>
          <w:shd w:val="clear" w:color="auto" w:fill="FFFFFF"/>
        </w:rPr>
        <w:t>, .</w:t>
      </w:r>
      <w:r w:rsidR="00CE5487" w:rsidRPr="00CE5487">
        <w:rPr>
          <w:color w:val="000000" w:themeColor="text1"/>
          <w:sz w:val="22"/>
          <w:szCs w:val="22"/>
          <w:shd w:val="clear" w:color="auto" w:fill="FFFFFF"/>
        </w:rPr>
        <w:t>426</w:t>
      </w:r>
      <w:r w:rsidRPr="00CE5487">
        <w:rPr>
          <w:color w:val="000000" w:themeColor="text1"/>
          <w:sz w:val="22"/>
          <w:szCs w:val="22"/>
          <w:shd w:val="clear" w:color="auto" w:fill="FFFFFF"/>
        </w:rPr>
        <w:t xml:space="preserve">], </w:t>
      </w:r>
      <w:r w:rsidRPr="00CE5487">
        <w:rPr>
          <w:i/>
          <w:iCs/>
          <w:color w:val="000000" w:themeColor="text1"/>
          <w:sz w:val="22"/>
          <w:szCs w:val="22"/>
        </w:rPr>
        <w:t>P</w:t>
      </w:r>
      <w:r w:rsidRPr="00CE5487">
        <w:rPr>
          <w:color w:val="000000" w:themeColor="text1"/>
          <w:sz w:val="22"/>
          <w:szCs w:val="22"/>
          <w:vertAlign w:val="subscript"/>
        </w:rPr>
        <w:t>FDR</w:t>
      </w:r>
      <w:r w:rsidRPr="00CE5487">
        <w:rPr>
          <w:color w:val="000000" w:themeColor="text1"/>
          <w:sz w:val="22"/>
          <w:szCs w:val="22"/>
        </w:rPr>
        <w:t xml:space="preserve"> </w:t>
      </w:r>
      <w:r w:rsidRPr="00CE5487">
        <w:rPr>
          <w:color w:val="000000" w:themeColor="text1"/>
          <w:sz w:val="22"/>
          <w:szCs w:val="22"/>
          <w:shd w:val="clear" w:color="auto" w:fill="FFFFFF"/>
        </w:rPr>
        <w:t>= .0</w:t>
      </w:r>
      <w:r w:rsidR="00CE5487" w:rsidRPr="00CE5487">
        <w:rPr>
          <w:color w:val="000000" w:themeColor="text1"/>
          <w:sz w:val="22"/>
          <w:szCs w:val="22"/>
          <w:shd w:val="clear" w:color="auto" w:fill="FFFFFF"/>
        </w:rPr>
        <w:t>48</w:t>
      </w:r>
      <w:r w:rsidRPr="004F359F">
        <w:rPr>
          <w:sz w:val="22"/>
          <w:szCs w:val="22"/>
          <w:shd w:val="clear" w:color="auto" w:fill="FFFFFF"/>
        </w:rPr>
        <w:t>). However, the differences between Q2 and Q1, as well as Q3 and Q2, did not reach statistical significance (</w:t>
      </w:r>
      <w:r w:rsidRPr="00CE5487">
        <w:rPr>
          <w:color w:val="000000" w:themeColor="text1"/>
          <w:sz w:val="22"/>
          <w:szCs w:val="22"/>
          <w:shd w:val="clear" w:color="auto" w:fill="FFFFFF"/>
        </w:rPr>
        <w:t>Q2-Q1: mean difference = .</w:t>
      </w:r>
      <w:r w:rsidR="00CE5487" w:rsidRPr="00CE5487">
        <w:rPr>
          <w:color w:val="000000" w:themeColor="text1"/>
          <w:sz w:val="22"/>
          <w:szCs w:val="22"/>
          <w:shd w:val="clear" w:color="auto" w:fill="FFFFFF"/>
        </w:rPr>
        <w:t>122</w:t>
      </w:r>
      <w:r w:rsidRPr="00CE5487">
        <w:rPr>
          <w:color w:val="000000" w:themeColor="text1"/>
          <w:sz w:val="22"/>
          <w:szCs w:val="22"/>
          <w:shd w:val="clear" w:color="auto" w:fill="FFFFFF"/>
        </w:rPr>
        <w:t xml:space="preserve">, 95% CI = </w:t>
      </w:r>
      <w:r w:rsidR="00CE5487" w:rsidRPr="00CE5487">
        <w:rPr>
          <w:color w:val="000000" w:themeColor="text1"/>
          <w:sz w:val="22"/>
          <w:szCs w:val="22"/>
          <w:shd w:val="clear" w:color="auto" w:fill="FFFFFF"/>
        </w:rPr>
        <w:t>[-.050</w:t>
      </w:r>
      <w:r w:rsidRPr="00CE5487">
        <w:rPr>
          <w:color w:val="000000" w:themeColor="text1"/>
          <w:sz w:val="22"/>
          <w:szCs w:val="22"/>
          <w:shd w:val="clear" w:color="auto" w:fill="FFFFFF"/>
        </w:rPr>
        <w:t>,</w:t>
      </w:r>
      <w:r w:rsidR="00CE5487" w:rsidRPr="00CE5487">
        <w:rPr>
          <w:color w:val="000000" w:themeColor="text1"/>
          <w:sz w:val="22"/>
          <w:szCs w:val="22"/>
          <w:shd w:val="clear" w:color="auto" w:fill="FFFFFF"/>
        </w:rPr>
        <w:t xml:space="preserve"> .294</w:t>
      </w:r>
      <w:r w:rsidRPr="00CE5487">
        <w:rPr>
          <w:color w:val="000000" w:themeColor="text1"/>
          <w:sz w:val="22"/>
          <w:szCs w:val="22"/>
          <w:shd w:val="clear" w:color="auto" w:fill="FFFFFF"/>
        </w:rPr>
        <w:t xml:space="preserve">], </w:t>
      </w:r>
      <w:r w:rsidRPr="00CE5487">
        <w:rPr>
          <w:i/>
          <w:iCs/>
          <w:color w:val="000000" w:themeColor="text1"/>
          <w:sz w:val="22"/>
          <w:szCs w:val="22"/>
        </w:rPr>
        <w:t>P</w:t>
      </w:r>
      <w:r w:rsidRPr="00CE5487">
        <w:rPr>
          <w:color w:val="000000" w:themeColor="text1"/>
          <w:sz w:val="22"/>
          <w:szCs w:val="22"/>
          <w:vertAlign w:val="subscript"/>
        </w:rPr>
        <w:t>FDR</w:t>
      </w:r>
      <w:r w:rsidRPr="00CE5487">
        <w:rPr>
          <w:color w:val="000000" w:themeColor="text1"/>
          <w:sz w:val="22"/>
          <w:szCs w:val="22"/>
        </w:rPr>
        <w:t xml:space="preserve"> = .</w:t>
      </w:r>
      <w:r w:rsidR="00CE5487" w:rsidRPr="00CE5487">
        <w:rPr>
          <w:color w:val="000000" w:themeColor="text1"/>
          <w:sz w:val="22"/>
          <w:szCs w:val="22"/>
        </w:rPr>
        <w:t>242</w:t>
      </w:r>
      <w:r w:rsidRPr="00CE5487">
        <w:rPr>
          <w:color w:val="000000" w:themeColor="text1"/>
          <w:sz w:val="22"/>
          <w:szCs w:val="22"/>
        </w:rPr>
        <w:t>; Q3-Q2: mean difference = .</w:t>
      </w:r>
      <w:r w:rsidR="00CE5487" w:rsidRPr="00CE5487">
        <w:rPr>
          <w:color w:val="000000" w:themeColor="text1"/>
          <w:sz w:val="22"/>
          <w:szCs w:val="22"/>
        </w:rPr>
        <w:t>112</w:t>
      </w:r>
      <w:r w:rsidRPr="00CE5487">
        <w:rPr>
          <w:color w:val="000000" w:themeColor="text1"/>
          <w:sz w:val="22"/>
          <w:szCs w:val="22"/>
        </w:rPr>
        <w:t>, 95% CI = [</w:t>
      </w:r>
      <w:r w:rsidR="00CE5487" w:rsidRPr="00CE5487">
        <w:rPr>
          <w:color w:val="000000" w:themeColor="text1"/>
          <w:sz w:val="22"/>
          <w:szCs w:val="22"/>
        </w:rPr>
        <w:t>-.082</w:t>
      </w:r>
      <w:r w:rsidRPr="00CE5487">
        <w:rPr>
          <w:color w:val="000000" w:themeColor="text1"/>
          <w:sz w:val="22"/>
          <w:szCs w:val="22"/>
        </w:rPr>
        <w:t>,</w:t>
      </w:r>
      <w:r w:rsidR="00CE5487" w:rsidRPr="00CE5487">
        <w:rPr>
          <w:color w:val="000000" w:themeColor="text1"/>
          <w:sz w:val="22"/>
          <w:szCs w:val="22"/>
        </w:rPr>
        <w:t xml:space="preserve"> .307</w:t>
      </w:r>
      <w:r w:rsidRPr="00CE5487">
        <w:rPr>
          <w:color w:val="000000" w:themeColor="text1"/>
          <w:sz w:val="22"/>
          <w:szCs w:val="22"/>
        </w:rPr>
        <w:t xml:space="preserve">], </w:t>
      </w:r>
      <w:r w:rsidRPr="00CE5487">
        <w:rPr>
          <w:i/>
          <w:iCs/>
          <w:color w:val="000000" w:themeColor="text1"/>
          <w:sz w:val="22"/>
          <w:szCs w:val="22"/>
        </w:rPr>
        <w:t>P</w:t>
      </w:r>
      <w:r w:rsidRPr="00CE5487">
        <w:rPr>
          <w:color w:val="000000" w:themeColor="text1"/>
          <w:sz w:val="22"/>
          <w:szCs w:val="22"/>
          <w:vertAlign w:val="subscript"/>
        </w:rPr>
        <w:t>FDR</w:t>
      </w:r>
      <w:r w:rsidRPr="00CE5487">
        <w:rPr>
          <w:color w:val="000000" w:themeColor="text1"/>
          <w:sz w:val="22"/>
          <w:szCs w:val="22"/>
        </w:rPr>
        <w:t xml:space="preserve"> = .2</w:t>
      </w:r>
      <w:r w:rsidR="00CE5487" w:rsidRPr="00CE5487">
        <w:rPr>
          <w:color w:val="000000" w:themeColor="text1"/>
          <w:sz w:val="22"/>
          <w:szCs w:val="22"/>
        </w:rPr>
        <w:t>52</w:t>
      </w:r>
      <w:r w:rsidRPr="004F359F">
        <w:rPr>
          <w:sz w:val="22"/>
          <w:szCs w:val="22"/>
          <w:shd w:val="clear" w:color="auto" w:fill="FFFFFF"/>
        </w:rPr>
        <w:t>). </w:t>
      </w:r>
    </w:p>
    <w:p w14:paraId="126DAD13" w14:textId="54ED625B" w:rsidR="00017086" w:rsidRPr="00AF0598" w:rsidRDefault="004F359F" w:rsidP="004F359F">
      <w:pPr>
        <w:spacing w:after="240" w:line="360" w:lineRule="auto"/>
        <w:ind w:firstLine="720"/>
        <w:rPr>
          <w:sz w:val="22"/>
          <w:szCs w:val="22"/>
        </w:rPr>
      </w:pPr>
      <w:r w:rsidRPr="00AF0598">
        <w:rPr>
          <w:sz w:val="22"/>
          <w:szCs w:val="22"/>
          <w:shd w:val="clear" w:color="auto" w:fill="FFFFFF"/>
        </w:rPr>
        <w:t xml:space="preserve">One may question whether differences in GATE across ITE-based subgroups are merely tautological (i.e., whether such group differences are inevitable simply because individuals were grouped based on predicted ITEs). However, this is not the case. To understand why, it is crucial to recognize that the group-level mean of predicted ITEs is not the same as the corresponding GATE estimate. Predicted ITEs are noisy, difficult-to-estimate quantities, generated using an out-of-bag prediction approach that excludes each sample from the trees used to predict its own treatment effect. In contrast, GATE is calculated as a population-level summary and can be more reliably estimated. Because the two quantities are computed in fundamentally different ways, discrepancies in their relative magnitudes across subgroups are common. For instance, it is entirely possible for the middle group (Q2) to have a higher GATE than the high-ITE group (Q3). Such inconsistencies may arise for a variety of reasons, including poor calibration of the GRF model's ITE predictions, insufficient sample size within each group for </w:t>
      </w:r>
      <w:r w:rsidRPr="00AF0598">
        <w:rPr>
          <w:sz w:val="22"/>
          <w:szCs w:val="22"/>
          <w:shd w:val="clear" w:color="auto" w:fill="FFFFFF"/>
        </w:rPr>
        <w:lastRenderedPageBreak/>
        <w:t>reliable GATE estimation. In such cases, researchers should consider examining the model’s calibration test results or reducing the number of groups to increase statistical power.</w:t>
      </w:r>
    </w:p>
    <w:p w14:paraId="4E9BB131" w14:textId="60E3F5C5" w:rsidR="00017086" w:rsidRDefault="000A1141" w:rsidP="00017086">
      <w:pPr>
        <w:pStyle w:val="Heading2"/>
      </w:pPr>
      <w:r>
        <w:rPr>
          <w:szCs w:val="24"/>
        </w:rPr>
        <w:t>Moderator Identification</w:t>
      </w:r>
    </w:p>
    <w:p w14:paraId="2B24BA4F" w14:textId="6147903C" w:rsidR="00017086" w:rsidRPr="008E6F52" w:rsidRDefault="008E6F52" w:rsidP="008E6F52">
      <w:pPr>
        <w:spacing w:after="240" w:line="360" w:lineRule="auto"/>
        <w:ind w:firstLine="720"/>
        <w:rPr>
          <w:i/>
          <w:iCs/>
          <w:color w:val="000000"/>
          <w:sz w:val="22"/>
          <w:szCs w:val="22"/>
          <w:shd w:val="clear" w:color="auto" w:fill="FFFFFF"/>
        </w:rPr>
      </w:pPr>
      <w:r w:rsidRPr="008E6F52">
        <w:rPr>
          <w:color w:val="000000"/>
          <w:sz w:val="22"/>
          <w:szCs w:val="22"/>
          <w:shd w:val="clear" w:color="auto" w:fill="FFFFFF"/>
        </w:rPr>
        <w:t>Through the analyses above, we observed that the impact of childhood bullying on children's</w:t>
      </w:r>
      <w:r w:rsidR="00EC0C14">
        <w:rPr>
          <w:color w:val="000000"/>
          <w:sz w:val="22"/>
          <w:szCs w:val="22"/>
          <w:shd w:val="clear" w:color="auto" w:fill="FFFFFF"/>
        </w:rPr>
        <w:t xml:space="preserve"> depressive symptom </w:t>
      </w:r>
      <w:r w:rsidRPr="008E6F52">
        <w:rPr>
          <w:color w:val="000000"/>
          <w:sz w:val="22"/>
          <w:szCs w:val="22"/>
          <w:shd w:val="clear" w:color="auto" w:fill="FFFFFF"/>
        </w:rPr>
        <w:t xml:space="preserve">scores shows substantial individual variability, and that this heterogeneity is closely linked to </w:t>
      </w:r>
      <w:r w:rsidR="00EC0C14">
        <w:rPr>
          <w:color w:val="000000"/>
          <w:sz w:val="22"/>
          <w:szCs w:val="22"/>
          <w:shd w:val="clear" w:color="auto" w:fill="FFFFFF"/>
        </w:rPr>
        <w:t>familial and neurobiological</w:t>
      </w:r>
      <w:r w:rsidRPr="008E6F52">
        <w:rPr>
          <w:color w:val="000000"/>
          <w:sz w:val="22"/>
          <w:szCs w:val="22"/>
          <w:shd w:val="clear" w:color="auto" w:fill="FFFFFF"/>
        </w:rPr>
        <w:t xml:space="preserve"> profiles. But which specific variables are associated with increases or decreases in ITEs? In this section, we introduce three complementary approaches to explore this question. The relevant scripts for each method are provided in </w:t>
      </w:r>
      <w:r w:rsidR="004E2FAF">
        <w:rPr>
          <w:b/>
          <w:bCs/>
          <w:color w:val="000000"/>
          <w:sz w:val="22"/>
          <w:szCs w:val="22"/>
          <w:shd w:val="clear" w:color="auto" w:fill="FFFFFF"/>
        </w:rPr>
        <w:t>Appendix Code</w:t>
      </w:r>
      <w:r w:rsidR="004D16A4">
        <w:rPr>
          <w:b/>
          <w:bCs/>
          <w:color w:val="000000"/>
          <w:sz w:val="22"/>
          <w:szCs w:val="22"/>
          <w:shd w:val="clear" w:color="auto" w:fill="FFFFFF"/>
        </w:rPr>
        <w:t xml:space="preserve"> 4</w:t>
      </w:r>
      <w:r w:rsidRPr="008E6F52">
        <w:rPr>
          <w:i/>
          <w:iCs/>
          <w:color w:val="000000"/>
          <w:sz w:val="22"/>
          <w:szCs w:val="22"/>
          <w:shd w:val="clear" w:color="auto" w:fill="FFFFFF"/>
        </w:rPr>
        <w:t>.</w:t>
      </w:r>
    </w:p>
    <w:p w14:paraId="03E99E75" w14:textId="77777777" w:rsidR="008E6F52" w:rsidRPr="008E6F52" w:rsidRDefault="008E6F52" w:rsidP="008E6F52">
      <w:pPr>
        <w:pStyle w:val="Heading3"/>
        <w:spacing w:after="240"/>
        <w:ind w:firstLine="720"/>
        <w:rPr>
          <w:i/>
          <w:iCs w:val="0"/>
          <w:u w:val="single"/>
        </w:rPr>
      </w:pPr>
      <w:r w:rsidRPr="008E6F52">
        <w:rPr>
          <w:i/>
          <w:iCs w:val="0"/>
          <w:u w:val="single"/>
        </w:rPr>
        <w:t>Group comparison</w:t>
      </w:r>
    </w:p>
    <w:p w14:paraId="6E805178" w14:textId="177299AE" w:rsidR="008E6F52" w:rsidRPr="008E6F52" w:rsidRDefault="008E6F52" w:rsidP="008E6F52">
      <w:pPr>
        <w:spacing w:before="240" w:after="240" w:line="360" w:lineRule="auto"/>
        <w:ind w:firstLine="720"/>
        <w:rPr>
          <w:color w:val="000000"/>
          <w:sz w:val="22"/>
          <w:szCs w:val="22"/>
          <w:shd w:val="clear" w:color="auto" w:fill="FFFFFF"/>
        </w:rPr>
      </w:pPr>
      <w:r w:rsidRPr="008E6F52">
        <w:rPr>
          <w:color w:val="000000"/>
          <w:sz w:val="22"/>
          <w:szCs w:val="22"/>
          <w:shd w:val="clear" w:color="auto" w:fill="FFFFFF"/>
        </w:rPr>
        <w:t xml:space="preserve">The simplest approach to investigate the relationship between covariates and ITEs is to </w:t>
      </w:r>
      <w:r>
        <w:rPr>
          <w:color w:val="000000"/>
          <w:sz w:val="22"/>
          <w:szCs w:val="22"/>
          <w:shd w:val="clear" w:color="auto" w:fill="FFFFFF"/>
        </w:rPr>
        <w:t>test</w:t>
      </w:r>
      <w:r w:rsidRPr="008E6F52">
        <w:rPr>
          <w:color w:val="000000"/>
          <w:sz w:val="22"/>
          <w:szCs w:val="22"/>
          <w:shd w:val="clear" w:color="auto" w:fill="FFFFFF"/>
        </w:rPr>
        <w:t xml:space="preserve"> whether the groups identified through the GATE test differ significantly on each covariate. We performed one-way ANOVAs to test whether the volume of each region differed across </w:t>
      </w:r>
      <w:r>
        <w:rPr>
          <w:color w:val="000000"/>
          <w:sz w:val="22"/>
          <w:szCs w:val="22"/>
          <w:shd w:val="clear" w:color="auto" w:fill="FFFFFF"/>
        </w:rPr>
        <w:t>three subgroups</w:t>
      </w:r>
      <w:r w:rsidRPr="008E6F52">
        <w:rPr>
          <w:color w:val="000000"/>
          <w:sz w:val="22"/>
          <w:szCs w:val="22"/>
          <w:shd w:val="clear" w:color="auto" w:fill="FFFFFF"/>
        </w:rPr>
        <w:t>. </w:t>
      </w:r>
      <w:r>
        <w:rPr>
          <w:sz w:val="22"/>
          <w:szCs w:val="22"/>
        </w:rPr>
        <w:t xml:space="preserve">As a result, </w:t>
      </w:r>
      <w:r w:rsidR="00EC0C14">
        <w:rPr>
          <w:color w:val="000000"/>
          <w:sz w:val="22"/>
          <w:szCs w:val="22"/>
          <w:shd w:val="clear" w:color="auto" w:fill="FFFFFF"/>
        </w:rPr>
        <w:t>all eight key moderators</w:t>
      </w:r>
      <w:r w:rsidRPr="008E6F52">
        <w:rPr>
          <w:color w:val="000000"/>
          <w:sz w:val="22"/>
          <w:szCs w:val="22"/>
          <w:shd w:val="clear" w:color="auto" w:fill="FFFFFF"/>
        </w:rPr>
        <w:t xml:space="preserve"> showed significant group differences at </w:t>
      </w:r>
      <w:r w:rsidRPr="008E6F52">
        <w:rPr>
          <w:i/>
          <w:iCs/>
          <w:color w:val="000000"/>
          <w:sz w:val="22"/>
          <w:szCs w:val="22"/>
          <w:shd w:val="clear" w:color="auto" w:fill="FFFFFF"/>
        </w:rPr>
        <w:t>P</w:t>
      </w:r>
      <w:r w:rsidRPr="008E6F52">
        <w:rPr>
          <w:color w:val="000000"/>
          <w:sz w:val="22"/>
          <w:szCs w:val="22"/>
          <w:shd w:val="clear" w:color="auto" w:fill="FFFFFF"/>
          <w:vertAlign w:val="subscript"/>
        </w:rPr>
        <w:t>FDR</w:t>
      </w:r>
      <w:r w:rsidRPr="008E6F52">
        <w:rPr>
          <w:color w:val="000000"/>
          <w:sz w:val="22"/>
          <w:szCs w:val="22"/>
          <w:shd w:val="clear" w:color="auto" w:fill="FFFFFF"/>
        </w:rPr>
        <w:t xml:space="preserve"> &lt; .05 (see </w:t>
      </w:r>
      <w:r>
        <w:rPr>
          <w:b/>
          <w:bCs/>
          <w:color w:val="000000"/>
          <w:sz w:val="22"/>
          <w:szCs w:val="22"/>
          <w:shd w:val="clear" w:color="auto" w:fill="FFFFFF"/>
        </w:rPr>
        <w:t xml:space="preserve">Appendix </w:t>
      </w:r>
      <w:r w:rsidR="00D15941">
        <w:rPr>
          <w:b/>
          <w:bCs/>
          <w:color w:val="000000"/>
          <w:sz w:val="22"/>
          <w:szCs w:val="22"/>
          <w:shd w:val="clear" w:color="auto" w:fill="FFFFFF"/>
        </w:rPr>
        <w:t>C</w:t>
      </w:r>
      <w:r>
        <w:rPr>
          <w:b/>
          <w:bCs/>
          <w:color w:val="000000"/>
          <w:sz w:val="22"/>
          <w:szCs w:val="22"/>
          <w:shd w:val="clear" w:color="auto" w:fill="FFFFFF"/>
        </w:rPr>
        <w:t xml:space="preserve"> </w:t>
      </w:r>
      <w:r w:rsidRPr="008E6F52">
        <w:rPr>
          <w:color w:val="000000"/>
          <w:sz w:val="22"/>
          <w:szCs w:val="22"/>
          <w:shd w:val="clear" w:color="auto" w:fill="FFFFFF"/>
        </w:rPr>
        <w:t xml:space="preserve">for detailed statistics). Among these, </w:t>
      </w:r>
      <w:r w:rsidR="00EC0C14">
        <w:rPr>
          <w:color w:val="000000"/>
          <w:sz w:val="22"/>
          <w:szCs w:val="22"/>
          <w:shd w:val="clear" w:color="auto" w:fill="FFFFFF"/>
        </w:rPr>
        <w:t>four</w:t>
      </w:r>
      <w:r w:rsidRPr="008E6F52">
        <w:rPr>
          <w:color w:val="000000"/>
          <w:sz w:val="22"/>
          <w:szCs w:val="22"/>
          <w:shd w:val="clear" w:color="auto" w:fill="FFFFFF"/>
        </w:rPr>
        <w:t xml:space="preserve"> </w:t>
      </w:r>
      <w:r w:rsidR="00EC0C14">
        <w:rPr>
          <w:color w:val="000000"/>
          <w:sz w:val="22"/>
          <w:szCs w:val="22"/>
          <w:shd w:val="clear" w:color="auto" w:fill="FFFFFF"/>
        </w:rPr>
        <w:t>variables</w:t>
      </w:r>
      <w:r w:rsidRPr="008E6F52">
        <w:rPr>
          <w:color w:val="000000"/>
          <w:sz w:val="22"/>
          <w:szCs w:val="22"/>
          <w:shd w:val="clear" w:color="auto" w:fill="FFFFFF"/>
        </w:rPr>
        <w:t xml:space="preserve"> showed increasing </w:t>
      </w:r>
      <w:r w:rsidR="00EC0C14">
        <w:rPr>
          <w:color w:val="000000"/>
          <w:sz w:val="22"/>
          <w:szCs w:val="22"/>
          <w:shd w:val="clear" w:color="auto" w:fill="FFFFFF"/>
        </w:rPr>
        <w:t>trends</w:t>
      </w:r>
      <w:r w:rsidRPr="008E6F52">
        <w:rPr>
          <w:color w:val="000000"/>
          <w:sz w:val="22"/>
          <w:szCs w:val="22"/>
          <w:shd w:val="clear" w:color="auto" w:fill="FFFFFF"/>
        </w:rPr>
        <w:t xml:space="preserve"> from Q1 to Q3, suggesting their role as </w:t>
      </w:r>
      <w:r>
        <w:rPr>
          <w:color w:val="000000"/>
          <w:sz w:val="22"/>
          <w:szCs w:val="22"/>
          <w:shd w:val="clear" w:color="auto" w:fill="FFFFFF"/>
        </w:rPr>
        <w:t>‘</w:t>
      </w:r>
      <w:r w:rsidRPr="008E6F52">
        <w:rPr>
          <w:color w:val="000000"/>
          <w:sz w:val="22"/>
          <w:szCs w:val="22"/>
          <w:shd w:val="clear" w:color="auto" w:fill="FFFFFF"/>
        </w:rPr>
        <w:t>vulnerability</w:t>
      </w:r>
      <w:r>
        <w:rPr>
          <w:color w:val="000000"/>
          <w:sz w:val="22"/>
          <w:szCs w:val="22"/>
          <w:shd w:val="clear" w:color="auto" w:fill="FFFFFF"/>
        </w:rPr>
        <w:t>’</w:t>
      </w:r>
      <w:r w:rsidRPr="008E6F52">
        <w:rPr>
          <w:color w:val="000000"/>
          <w:sz w:val="22"/>
          <w:szCs w:val="22"/>
          <w:shd w:val="clear" w:color="auto" w:fill="FFFFFF"/>
        </w:rPr>
        <w:t xml:space="preserve"> factors, while </w:t>
      </w:r>
      <w:r w:rsidR="00EC0C14">
        <w:rPr>
          <w:color w:val="000000"/>
          <w:sz w:val="22"/>
          <w:szCs w:val="22"/>
          <w:shd w:val="clear" w:color="auto" w:fill="FFFFFF"/>
        </w:rPr>
        <w:t>the other four</w:t>
      </w:r>
      <w:r w:rsidRPr="008E6F52">
        <w:rPr>
          <w:color w:val="000000"/>
          <w:sz w:val="22"/>
          <w:szCs w:val="22"/>
          <w:shd w:val="clear" w:color="auto" w:fill="FFFFFF"/>
        </w:rPr>
        <w:t xml:space="preserve"> </w:t>
      </w:r>
      <w:r w:rsidR="00EC0C14">
        <w:rPr>
          <w:color w:val="000000"/>
          <w:sz w:val="22"/>
          <w:szCs w:val="22"/>
          <w:shd w:val="clear" w:color="auto" w:fill="FFFFFF"/>
        </w:rPr>
        <w:t>features</w:t>
      </w:r>
      <w:r w:rsidRPr="008E6F52">
        <w:rPr>
          <w:color w:val="000000"/>
          <w:sz w:val="22"/>
          <w:szCs w:val="22"/>
          <w:shd w:val="clear" w:color="auto" w:fill="FFFFFF"/>
        </w:rPr>
        <w:t xml:space="preserve"> showed decreasing </w:t>
      </w:r>
      <w:r w:rsidR="00EC0C14">
        <w:rPr>
          <w:color w:val="000000"/>
          <w:sz w:val="22"/>
          <w:szCs w:val="22"/>
          <w:shd w:val="clear" w:color="auto" w:fill="FFFFFF"/>
        </w:rPr>
        <w:t>ones</w:t>
      </w:r>
      <w:r w:rsidRPr="008E6F52">
        <w:rPr>
          <w:color w:val="000000"/>
          <w:sz w:val="22"/>
          <w:szCs w:val="22"/>
          <w:shd w:val="clear" w:color="auto" w:fill="FFFFFF"/>
        </w:rPr>
        <w:t xml:space="preserve">, suggesting potential </w:t>
      </w:r>
      <w:r>
        <w:rPr>
          <w:color w:val="000000"/>
          <w:sz w:val="22"/>
          <w:szCs w:val="22"/>
          <w:shd w:val="clear" w:color="auto" w:fill="FFFFFF"/>
        </w:rPr>
        <w:t>‘r</w:t>
      </w:r>
      <w:r w:rsidRPr="008E6F52">
        <w:rPr>
          <w:color w:val="000000"/>
          <w:sz w:val="22"/>
          <w:szCs w:val="22"/>
          <w:shd w:val="clear" w:color="auto" w:fill="FFFFFF"/>
        </w:rPr>
        <w:t>esilience</w:t>
      </w:r>
      <w:r>
        <w:rPr>
          <w:color w:val="000000"/>
          <w:sz w:val="22"/>
          <w:szCs w:val="22"/>
          <w:shd w:val="clear" w:color="auto" w:fill="FFFFFF"/>
        </w:rPr>
        <w:t>’</w:t>
      </w:r>
      <w:r w:rsidRPr="008E6F52">
        <w:rPr>
          <w:color w:val="000000"/>
          <w:sz w:val="22"/>
          <w:szCs w:val="22"/>
          <w:shd w:val="clear" w:color="auto" w:fill="FFFFFF"/>
        </w:rPr>
        <w:t xml:space="preserve"> factors (see </w:t>
      </w:r>
      <w:r w:rsidRPr="008E6F52">
        <w:rPr>
          <w:b/>
          <w:bCs/>
          <w:color w:val="000000"/>
          <w:sz w:val="22"/>
          <w:szCs w:val="22"/>
          <w:shd w:val="clear" w:color="auto" w:fill="FFFFFF"/>
        </w:rPr>
        <w:t>Fig 3f</w:t>
      </w:r>
      <w:r w:rsidRPr="008E6F52">
        <w:rPr>
          <w:color w:val="000000"/>
          <w:sz w:val="22"/>
          <w:szCs w:val="22"/>
          <w:shd w:val="clear" w:color="auto" w:fill="FFFFFF"/>
        </w:rPr>
        <w:t>).</w:t>
      </w:r>
    </w:p>
    <w:p w14:paraId="3B0C3F51" w14:textId="19F49428" w:rsidR="00017086" w:rsidRPr="008E6F52" w:rsidRDefault="00017086" w:rsidP="008E6F52">
      <w:pPr>
        <w:pStyle w:val="Heading3"/>
        <w:spacing w:after="240"/>
        <w:ind w:firstLine="720"/>
        <w:rPr>
          <w:i/>
          <w:iCs w:val="0"/>
          <w:u w:val="single"/>
        </w:rPr>
      </w:pPr>
      <w:r w:rsidRPr="008E6F52">
        <w:rPr>
          <w:i/>
          <w:iCs w:val="0"/>
          <w:u w:val="single"/>
        </w:rPr>
        <w:t>Best linear projection</w:t>
      </w:r>
    </w:p>
    <w:p w14:paraId="60793A36" w14:textId="2609C4AC" w:rsidR="00017086" w:rsidRPr="008E6F52" w:rsidRDefault="008E6F52" w:rsidP="008E6F52">
      <w:pPr>
        <w:spacing w:before="240" w:after="240" w:line="360" w:lineRule="auto"/>
        <w:ind w:firstLine="720"/>
        <w:rPr>
          <w:sz w:val="22"/>
          <w:szCs w:val="22"/>
        </w:rPr>
      </w:pPr>
      <w:r w:rsidRPr="008E6F52">
        <w:rPr>
          <w:color w:val="000000"/>
          <w:sz w:val="22"/>
          <w:szCs w:val="22"/>
          <w:shd w:val="clear" w:color="auto" w:fill="FFFFFF"/>
        </w:rPr>
        <w:t xml:space="preserve">While the group comparison method investigates univariate associations between each covariate and ITEs, the best linear projection approach takes a multivariate perspective. Using the </w:t>
      </w:r>
      <w:proofErr w:type="spellStart"/>
      <w:r w:rsidRPr="008E6F52">
        <w:rPr>
          <w:rFonts w:ascii="Courier New" w:hAnsi="Courier New" w:cs="Courier New"/>
          <w:color w:val="000000"/>
          <w:sz w:val="22"/>
          <w:szCs w:val="22"/>
          <w:shd w:val="clear" w:color="auto" w:fill="FFFFFF"/>
        </w:rPr>
        <w:t>best_linear_projection</w:t>
      </w:r>
      <w:proofErr w:type="spellEnd"/>
      <w:r w:rsidRPr="008E6F52">
        <w:rPr>
          <w:color w:val="000000"/>
          <w:sz w:val="22"/>
          <w:szCs w:val="22"/>
          <w:shd w:val="clear" w:color="auto" w:fill="FFFFFF"/>
        </w:rPr>
        <w:t xml:space="preserve"> function in the </w:t>
      </w:r>
      <w:proofErr w:type="spellStart"/>
      <w:r w:rsidRPr="008E6F52">
        <w:rPr>
          <w:color w:val="000000"/>
          <w:sz w:val="22"/>
          <w:szCs w:val="22"/>
          <w:shd w:val="clear" w:color="auto" w:fill="FFFFFF"/>
        </w:rPr>
        <w:t>grf</w:t>
      </w:r>
      <w:proofErr w:type="spellEnd"/>
      <w:r w:rsidRPr="008E6F52">
        <w:rPr>
          <w:color w:val="000000"/>
          <w:sz w:val="22"/>
          <w:szCs w:val="22"/>
          <w:shd w:val="clear" w:color="auto" w:fill="FFFFFF"/>
        </w:rPr>
        <w:t xml:space="preserve"> package, we fit a multiple linear regression model in which all </w:t>
      </w:r>
      <w:r w:rsidR="00EC0C14">
        <w:rPr>
          <w:color w:val="000000"/>
          <w:sz w:val="22"/>
          <w:szCs w:val="22"/>
          <w:shd w:val="clear" w:color="auto" w:fill="FFFFFF"/>
        </w:rPr>
        <w:t>eight</w:t>
      </w:r>
      <w:r w:rsidRPr="008E6F52">
        <w:rPr>
          <w:color w:val="000000"/>
          <w:sz w:val="22"/>
          <w:szCs w:val="22"/>
          <w:shd w:val="clear" w:color="auto" w:fill="FFFFFF"/>
        </w:rPr>
        <w:t xml:space="preserve"> </w:t>
      </w:r>
      <w:r w:rsidR="00EC0C14">
        <w:rPr>
          <w:color w:val="000000"/>
          <w:sz w:val="22"/>
          <w:szCs w:val="22"/>
          <w:shd w:val="clear" w:color="auto" w:fill="FFFFFF"/>
        </w:rPr>
        <w:t>key moderators</w:t>
      </w:r>
      <w:r w:rsidRPr="008E6F52">
        <w:rPr>
          <w:color w:val="000000"/>
          <w:sz w:val="22"/>
          <w:szCs w:val="22"/>
          <w:shd w:val="clear" w:color="auto" w:fill="FFFFFF"/>
        </w:rPr>
        <w:t xml:space="preserve"> were included as regressors to explain variance in predicted ITEs. This method estimates the beta coefficients of each</w:t>
      </w:r>
      <w:r w:rsidR="00EC0C14">
        <w:rPr>
          <w:color w:val="000000"/>
          <w:sz w:val="22"/>
          <w:szCs w:val="22"/>
          <w:shd w:val="clear" w:color="auto" w:fill="FFFFFF"/>
        </w:rPr>
        <w:t xml:space="preserve"> moderator</w:t>
      </w:r>
      <w:r w:rsidRPr="008E6F52">
        <w:rPr>
          <w:color w:val="000000"/>
          <w:sz w:val="22"/>
          <w:szCs w:val="22"/>
          <w:shd w:val="clear" w:color="auto" w:fill="FFFFFF"/>
        </w:rPr>
        <w:t>.</w:t>
      </w:r>
      <w:r w:rsidRPr="008E6F52">
        <w:rPr>
          <w:sz w:val="22"/>
          <w:szCs w:val="22"/>
        </w:rPr>
        <w:t xml:space="preserve"> </w:t>
      </w:r>
      <w:r w:rsidRPr="008E6F52">
        <w:rPr>
          <w:color w:val="000000"/>
          <w:sz w:val="22"/>
          <w:szCs w:val="22"/>
          <w:shd w:val="clear" w:color="auto" w:fill="FFFFFF"/>
        </w:rPr>
        <w:t xml:space="preserve">In our analysis, only </w:t>
      </w:r>
      <w:r w:rsidR="00EC0C14">
        <w:rPr>
          <w:color w:val="000000"/>
          <w:sz w:val="22"/>
          <w:szCs w:val="22"/>
          <w:shd w:val="clear" w:color="auto" w:fill="FFFFFF"/>
        </w:rPr>
        <w:t xml:space="preserve">family disease ratio </w:t>
      </w:r>
      <w:r w:rsidRPr="008E6F52">
        <w:rPr>
          <w:color w:val="000000"/>
          <w:sz w:val="22"/>
          <w:szCs w:val="22"/>
          <w:shd w:val="clear" w:color="auto" w:fill="FFFFFF"/>
        </w:rPr>
        <w:t xml:space="preserve">showed a statistically significant positive association with ITEs at </w:t>
      </w:r>
      <w:r w:rsidRPr="008E6F52">
        <w:rPr>
          <w:i/>
          <w:iCs/>
          <w:color w:val="000000"/>
          <w:sz w:val="22"/>
          <w:szCs w:val="22"/>
          <w:shd w:val="clear" w:color="auto" w:fill="FFFFFF"/>
        </w:rPr>
        <w:t>P</w:t>
      </w:r>
      <w:r w:rsidRPr="008E6F52">
        <w:rPr>
          <w:color w:val="000000"/>
          <w:sz w:val="22"/>
          <w:szCs w:val="22"/>
          <w:shd w:val="clear" w:color="auto" w:fill="FFFFFF"/>
        </w:rPr>
        <w:t xml:space="preserve"> &lt; .05. The remaining </w:t>
      </w:r>
      <w:r w:rsidR="00EC0C14">
        <w:rPr>
          <w:color w:val="000000"/>
          <w:sz w:val="22"/>
          <w:szCs w:val="22"/>
          <w:shd w:val="clear" w:color="auto" w:fill="FFFFFF"/>
        </w:rPr>
        <w:t>seven</w:t>
      </w:r>
      <w:r w:rsidRPr="008E6F52">
        <w:rPr>
          <w:color w:val="000000"/>
          <w:sz w:val="22"/>
          <w:szCs w:val="22"/>
          <w:shd w:val="clear" w:color="auto" w:fill="FFFFFF"/>
        </w:rPr>
        <w:t xml:space="preserve"> </w:t>
      </w:r>
      <w:r w:rsidR="00EC0C14">
        <w:rPr>
          <w:color w:val="000000"/>
          <w:sz w:val="22"/>
          <w:szCs w:val="22"/>
          <w:shd w:val="clear" w:color="auto" w:fill="FFFFFF"/>
        </w:rPr>
        <w:t>moderators</w:t>
      </w:r>
      <w:r w:rsidRPr="008E6F52">
        <w:rPr>
          <w:color w:val="000000"/>
          <w:sz w:val="22"/>
          <w:szCs w:val="22"/>
          <w:shd w:val="clear" w:color="auto" w:fill="FFFFFF"/>
        </w:rPr>
        <w:t xml:space="preserve"> did not exhibit significant predictive effects (see </w:t>
      </w:r>
      <w:r w:rsidRPr="008E6F52">
        <w:rPr>
          <w:b/>
          <w:bCs/>
          <w:color w:val="000000"/>
          <w:sz w:val="22"/>
          <w:szCs w:val="22"/>
          <w:shd w:val="clear" w:color="auto" w:fill="FFFFFF"/>
        </w:rPr>
        <w:t xml:space="preserve">Appendix </w:t>
      </w:r>
      <w:r w:rsidR="00D15941">
        <w:rPr>
          <w:b/>
          <w:bCs/>
          <w:color w:val="000000"/>
          <w:sz w:val="22"/>
          <w:szCs w:val="22"/>
          <w:shd w:val="clear" w:color="auto" w:fill="FFFFFF"/>
        </w:rPr>
        <w:t>C</w:t>
      </w:r>
      <w:r w:rsidRPr="008E6F52">
        <w:rPr>
          <w:b/>
          <w:bCs/>
          <w:color w:val="000000"/>
          <w:sz w:val="22"/>
          <w:szCs w:val="22"/>
          <w:shd w:val="clear" w:color="auto" w:fill="FFFFFF"/>
        </w:rPr>
        <w:t xml:space="preserve"> </w:t>
      </w:r>
      <w:r w:rsidRPr="008E6F52">
        <w:rPr>
          <w:color w:val="000000"/>
          <w:sz w:val="22"/>
          <w:szCs w:val="22"/>
          <w:shd w:val="clear" w:color="auto" w:fill="FFFFFF"/>
        </w:rPr>
        <w:t>for details).</w:t>
      </w:r>
    </w:p>
    <w:p w14:paraId="3D46B23E" w14:textId="77777777" w:rsidR="008E6F52" w:rsidRPr="008E6F52" w:rsidRDefault="00017086" w:rsidP="008E6F52">
      <w:pPr>
        <w:pStyle w:val="Heading3"/>
        <w:spacing w:after="240"/>
        <w:ind w:firstLine="720"/>
        <w:rPr>
          <w:i/>
          <w:iCs w:val="0"/>
          <w:u w:val="single"/>
        </w:rPr>
      </w:pPr>
      <w:r w:rsidRPr="008E6F52">
        <w:rPr>
          <w:i/>
          <w:iCs w:val="0"/>
          <w:u w:val="single"/>
        </w:rPr>
        <w:t>Partial dependence simulation</w:t>
      </w:r>
    </w:p>
    <w:p w14:paraId="6E4F83C4" w14:textId="413874C8" w:rsidR="008E6F52" w:rsidRPr="008E6F52" w:rsidRDefault="008E6F52" w:rsidP="008E6F52">
      <w:pPr>
        <w:spacing w:after="240" w:line="360" w:lineRule="auto"/>
        <w:ind w:firstLine="720"/>
        <w:rPr>
          <w:sz w:val="22"/>
          <w:szCs w:val="22"/>
        </w:rPr>
      </w:pPr>
      <w:r w:rsidRPr="008E6F52">
        <w:rPr>
          <w:sz w:val="22"/>
          <w:szCs w:val="22"/>
          <w:shd w:val="clear" w:color="auto" w:fill="FFFFFF"/>
        </w:rPr>
        <w:t xml:space="preserve">Although the </w:t>
      </w:r>
      <w:r w:rsidR="00EC0C14">
        <w:rPr>
          <w:sz w:val="22"/>
          <w:szCs w:val="22"/>
          <w:shd w:val="clear" w:color="auto" w:fill="FFFFFF"/>
        </w:rPr>
        <w:t xml:space="preserve">eight key moderators </w:t>
      </w:r>
      <w:r w:rsidRPr="008E6F52">
        <w:rPr>
          <w:sz w:val="22"/>
          <w:szCs w:val="22"/>
          <w:shd w:val="clear" w:color="auto" w:fill="FFFFFF"/>
        </w:rPr>
        <w:t xml:space="preserve">were selected by the best model as the strongest predictors of ITE heterogeneity, the limited explanatory power observed in the best linear projection suggests a need to account for nonlinear relationship between </w:t>
      </w:r>
      <w:r w:rsidR="00EC0C14">
        <w:rPr>
          <w:sz w:val="22"/>
          <w:szCs w:val="22"/>
          <w:shd w:val="clear" w:color="auto" w:fill="FFFFFF"/>
        </w:rPr>
        <w:t>moderators</w:t>
      </w:r>
      <w:r w:rsidRPr="008E6F52">
        <w:rPr>
          <w:sz w:val="22"/>
          <w:szCs w:val="22"/>
          <w:shd w:val="clear" w:color="auto" w:fill="FFFFFF"/>
        </w:rPr>
        <w:t xml:space="preserve"> and ITEs </w:t>
      </w:r>
      <w:r w:rsidR="00EC0C14">
        <w:rPr>
          <w:sz w:val="22"/>
          <w:szCs w:val="22"/>
          <w:shd w:val="clear" w:color="auto" w:fill="FFFFFF"/>
        </w:rPr>
        <w:t>while</w:t>
      </w:r>
      <w:r w:rsidRPr="008E6F52">
        <w:rPr>
          <w:sz w:val="22"/>
          <w:szCs w:val="22"/>
          <w:shd w:val="clear" w:color="auto" w:fill="FFFFFF"/>
        </w:rPr>
        <w:t xml:space="preserve"> control</w:t>
      </w:r>
      <w:r w:rsidR="00EC0C14">
        <w:rPr>
          <w:sz w:val="22"/>
          <w:szCs w:val="22"/>
          <w:shd w:val="clear" w:color="auto" w:fill="FFFFFF"/>
        </w:rPr>
        <w:t>ling</w:t>
      </w:r>
      <w:r w:rsidRPr="008E6F52">
        <w:rPr>
          <w:sz w:val="22"/>
          <w:szCs w:val="22"/>
          <w:shd w:val="clear" w:color="auto" w:fill="FFFFFF"/>
        </w:rPr>
        <w:t xml:space="preserve"> interactions among </w:t>
      </w:r>
      <w:r w:rsidR="00EC0C14">
        <w:rPr>
          <w:sz w:val="22"/>
          <w:szCs w:val="22"/>
          <w:shd w:val="clear" w:color="auto" w:fill="FFFFFF"/>
        </w:rPr>
        <w:lastRenderedPageBreak/>
        <w:t>them</w:t>
      </w:r>
      <w:r w:rsidRPr="008E6F52">
        <w:rPr>
          <w:sz w:val="22"/>
          <w:szCs w:val="22"/>
          <w:shd w:val="clear" w:color="auto" w:fill="FFFFFF"/>
        </w:rPr>
        <w:t xml:space="preserve">. To address this, we used partial dependence simulation, which offers a model-agnostic framework for examining the marginal effects of individual </w:t>
      </w:r>
      <w:r w:rsidR="00EC0C14">
        <w:rPr>
          <w:sz w:val="22"/>
          <w:szCs w:val="22"/>
          <w:shd w:val="clear" w:color="auto" w:fill="FFFFFF"/>
        </w:rPr>
        <w:t>moderators</w:t>
      </w:r>
      <w:r w:rsidRPr="008E6F52">
        <w:rPr>
          <w:sz w:val="22"/>
          <w:szCs w:val="22"/>
          <w:shd w:val="clear" w:color="auto" w:fill="FFFFFF"/>
        </w:rPr>
        <w:t xml:space="preserve"> after controlling for all others.</w:t>
      </w:r>
    </w:p>
    <w:p w14:paraId="54F19FD3" w14:textId="5613E0C9" w:rsidR="00141BD0" w:rsidRPr="00141BD0" w:rsidRDefault="00141BD0" w:rsidP="00AD0AB7">
      <w:pPr>
        <w:spacing w:after="240" w:line="360" w:lineRule="auto"/>
        <w:ind w:firstLine="720"/>
        <w:rPr>
          <w:sz w:val="22"/>
          <w:szCs w:val="22"/>
          <w:shd w:val="clear" w:color="auto" w:fill="FFFFFF"/>
        </w:rPr>
      </w:pPr>
      <w:r w:rsidRPr="00141BD0">
        <w:rPr>
          <w:sz w:val="22"/>
          <w:szCs w:val="22"/>
          <w:shd w:val="clear" w:color="auto" w:fill="FFFFFF"/>
        </w:rPr>
        <w:t xml:space="preserve">To probe the role of individual moderators, we simulated “hypothetical participants” in which one target variable was systematically varied while all other variables were held constant. In practice, we fixed the remaining seven covariates at their median values and divided the observed range of the target moderator into 100 </w:t>
      </w:r>
      <w:r w:rsidR="00442423">
        <w:rPr>
          <w:sz w:val="22"/>
          <w:szCs w:val="22"/>
          <w:shd w:val="clear" w:color="auto" w:fill="FFFFFF"/>
        </w:rPr>
        <w:t>percentiles</w:t>
      </w:r>
      <w:r w:rsidRPr="00141BD0">
        <w:rPr>
          <w:sz w:val="22"/>
          <w:szCs w:val="22"/>
          <w:shd w:val="clear" w:color="auto" w:fill="FFFFFF"/>
        </w:rPr>
        <w:t>.</w:t>
      </w:r>
      <w:r w:rsidR="00AD0AB7">
        <w:rPr>
          <w:sz w:val="22"/>
          <w:szCs w:val="22"/>
          <w:shd w:val="clear" w:color="auto" w:fill="FFFFFF"/>
        </w:rPr>
        <w:t xml:space="preserve"> </w:t>
      </w:r>
      <w:r w:rsidRPr="00141BD0">
        <w:rPr>
          <w:sz w:val="22"/>
          <w:szCs w:val="22"/>
          <w:shd w:val="clear" w:color="auto" w:fill="FFFFFF"/>
        </w:rPr>
        <w:t>For each p</w:t>
      </w:r>
      <w:r w:rsidR="0096773E">
        <w:rPr>
          <w:sz w:val="22"/>
          <w:szCs w:val="22"/>
          <w:shd w:val="clear" w:color="auto" w:fill="FFFFFF"/>
        </w:rPr>
        <w:t>ercentile</w:t>
      </w:r>
      <w:r w:rsidRPr="00141BD0">
        <w:rPr>
          <w:sz w:val="22"/>
          <w:szCs w:val="22"/>
          <w:shd w:val="clear" w:color="auto" w:fill="FFFFFF"/>
        </w:rPr>
        <w:t>, we generated a simulated sample and entered it into the trained best model to predict ITEs. Repeating this procedure for each of the eight moderators produced curves showing how predicted effects changed as the moderator increased or decreased, while interactions with other covariates were controlled.</w:t>
      </w:r>
    </w:p>
    <w:p w14:paraId="68DF27A0" w14:textId="2024051B" w:rsidR="00141BD0" w:rsidRPr="00141BD0" w:rsidRDefault="00141BD0" w:rsidP="00AF0598">
      <w:pPr>
        <w:spacing w:after="240" w:line="360" w:lineRule="auto"/>
        <w:ind w:firstLine="720"/>
        <w:rPr>
          <w:sz w:val="22"/>
          <w:szCs w:val="22"/>
          <w:shd w:val="clear" w:color="auto" w:fill="FFFFFF"/>
        </w:rPr>
      </w:pPr>
      <w:r w:rsidRPr="00141BD0">
        <w:rPr>
          <w:sz w:val="22"/>
          <w:szCs w:val="22"/>
          <w:shd w:val="clear" w:color="auto" w:fill="FFFFFF"/>
        </w:rPr>
        <w:t>These simulations revealed clear nonlinear patterns for most moderators</w:t>
      </w:r>
      <w:r w:rsidR="00AF0598">
        <w:rPr>
          <w:sz w:val="22"/>
          <w:szCs w:val="22"/>
          <w:shd w:val="clear" w:color="auto" w:fill="FFFFFF"/>
        </w:rPr>
        <w:t xml:space="preserve"> (see </w:t>
      </w:r>
      <w:r w:rsidRPr="00AF0598">
        <w:rPr>
          <w:b/>
          <w:bCs/>
          <w:sz w:val="22"/>
          <w:szCs w:val="22"/>
          <w:shd w:val="clear" w:color="auto" w:fill="FFFFFF"/>
        </w:rPr>
        <w:t>Fig 3g</w:t>
      </w:r>
      <w:r w:rsidRPr="00141BD0">
        <w:rPr>
          <w:sz w:val="22"/>
          <w:szCs w:val="22"/>
          <w:shd w:val="clear" w:color="auto" w:fill="FFFFFF"/>
        </w:rPr>
        <w:t xml:space="preserve">). For example, BMI initially appeared to act as a resilience factor in the group-comparison analysis, but the simulation uncovered a U-shaped relationship: both low and high BMI predicted stronger treatment effects. This pattern is consistent with prior evidence linking BMI and stress resilience </w:t>
      </w:r>
      <w:r w:rsidR="00BB24B3">
        <w:rPr>
          <w:sz w:val="22"/>
          <w:szCs w:val="22"/>
          <w:shd w:val="clear" w:color="auto" w:fill="FFFFFF"/>
        </w:rPr>
        <w:fldChar w:fldCharType="begin" w:fldLock="1"/>
      </w:r>
      <w:r w:rsidR="00BB24B3">
        <w:rPr>
          <w:sz w:val="22"/>
          <w:szCs w:val="22"/>
          <w:shd w:val="clear" w:color="auto" w:fill="FFFFFF"/>
        </w:rPr>
        <w:instrText>ADDIN paperpile_citation &lt;clusterId&gt;K837Y817U398R989&lt;/clusterId&gt;&lt;metadata&gt;&lt;citation&gt;&lt;id&gt;0774d8dc-a98b-4ef1-b4b0-3df7e496669d&lt;/id&gt;&lt;/citation&gt;&lt;citation&gt;&lt;id&gt;c3040e9e-0f7f-4643-8802-7ff8d6884667&lt;/id&gt;&lt;/citation&gt;&lt;citation&gt;&lt;id&gt;c37ab63c-e195-4d4a-9a49-a9934d5d3cb4&lt;/id&gt;&lt;/citation&gt;&lt;/metadata&gt;&lt;data&gt;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&lt;/data&gt; \* MERGEFORMAT</w:instrText>
      </w:r>
      <w:r w:rsidR="00BB24B3">
        <w:rPr>
          <w:sz w:val="22"/>
          <w:szCs w:val="22"/>
          <w:shd w:val="clear" w:color="auto" w:fill="FFFFFF"/>
        </w:rPr>
        <w:fldChar w:fldCharType="separate"/>
      </w:r>
      <w:r w:rsidR="00BB24B3">
        <w:rPr>
          <w:noProof/>
          <w:sz w:val="22"/>
          <w:szCs w:val="22"/>
          <w:shd w:val="clear" w:color="auto" w:fill="FFFFFF"/>
        </w:rPr>
        <w:t>(He et al., 2022; Kim et al., 2015; Viner et al., 2006)</w:t>
      </w:r>
      <w:r w:rsidR="00BB24B3">
        <w:rPr>
          <w:sz w:val="22"/>
          <w:szCs w:val="22"/>
          <w:shd w:val="clear" w:color="auto" w:fill="FFFFFF"/>
        </w:rPr>
        <w:fldChar w:fldCharType="end"/>
      </w:r>
      <w:r w:rsidR="00BB24B3">
        <w:rPr>
          <w:sz w:val="22"/>
          <w:szCs w:val="22"/>
          <w:shd w:val="clear" w:color="auto" w:fill="FFFFFF"/>
        </w:rPr>
        <w:t>.</w:t>
      </w:r>
    </w:p>
    <w:p w14:paraId="64711A1A" w14:textId="05C4A5FF" w:rsidR="008E6F52" w:rsidRDefault="008E6F52" w:rsidP="008E6F52">
      <w:pPr>
        <w:pStyle w:val="Heading2"/>
      </w:pPr>
      <w:r>
        <w:t xml:space="preserve">Summary </w:t>
      </w:r>
    </w:p>
    <w:p w14:paraId="787F0F8C" w14:textId="5B96B3E6" w:rsidR="00017086" w:rsidRPr="008E6F52" w:rsidRDefault="00887414" w:rsidP="00887414">
      <w:pPr>
        <w:spacing w:after="240" w:line="360" w:lineRule="auto"/>
        <w:ind w:firstLine="720"/>
        <w:rPr>
          <w:sz w:val="22"/>
          <w:szCs w:val="22"/>
        </w:rPr>
      </w:pPr>
      <w:r w:rsidRPr="6315F043">
        <w:rPr>
          <w:sz w:val="22"/>
          <w:szCs w:val="22"/>
        </w:rPr>
        <w:t xml:space="preserve">In this section, we demonstrate how GRF can be applied to real-world data analysis. Using a backward-elimination model selection procedure, we fit a GRF model that effectively explained the relationship between observed bullying exposure and </w:t>
      </w:r>
      <w:r w:rsidR="00390F5F" w:rsidRPr="6315F043">
        <w:rPr>
          <w:sz w:val="22"/>
          <w:szCs w:val="22"/>
        </w:rPr>
        <w:t>depressive</w:t>
      </w:r>
      <w:r w:rsidRPr="6315F043">
        <w:rPr>
          <w:sz w:val="22"/>
          <w:szCs w:val="22"/>
        </w:rPr>
        <w:t xml:space="preserve"> symptoms</w:t>
      </w:r>
      <w:r w:rsidR="00390F5F" w:rsidRPr="6315F043">
        <w:rPr>
          <w:sz w:val="22"/>
          <w:szCs w:val="22"/>
        </w:rPr>
        <w:t xml:space="preserve">. </w:t>
      </w:r>
      <w:r w:rsidRPr="6315F043">
        <w:rPr>
          <w:sz w:val="22"/>
          <w:szCs w:val="22"/>
        </w:rPr>
        <w:t>The model not only revealed a strong ATE of bullying exposure but also uncovered substantial individual diffe</w:t>
      </w:r>
      <w:r w:rsidR="007A1E10" w:rsidRPr="6315F043">
        <w:rPr>
          <w:sz w:val="22"/>
          <w:szCs w:val="22"/>
        </w:rPr>
        <w:t>rences</w:t>
      </w:r>
      <w:r w:rsidRPr="6315F043">
        <w:rPr>
          <w:sz w:val="22"/>
          <w:szCs w:val="22"/>
        </w:rPr>
        <w:t xml:space="preserve"> in th</w:t>
      </w:r>
      <w:r w:rsidR="007A1E10" w:rsidRPr="6315F043">
        <w:rPr>
          <w:sz w:val="22"/>
          <w:szCs w:val="22"/>
        </w:rPr>
        <w:t>e ITEs</w:t>
      </w:r>
      <w:r w:rsidRPr="6315F043">
        <w:rPr>
          <w:sz w:val="22"/>
          <w:szCs w:val="22"/>
        </w:rPr>
        <w:t xml:space="preserve">. Among a range of demographic, environmental, and neuroanatomical covariates, </w:t>
      </w:r>
      <w:r w:rsidR="00D258A2" w:rsidRPr="6315F043">
        <w:rPr>
          <w:sz w:val="22"/>
          <w:szCs w:val="22"/>
        </w:rPr>
        <w:t>familial psychopathologic history, BMI, and gray matter volumes of six regions in the left hemisphere</w:t>
      </w:r>
      <w:r w:rsidRPr="6315F043">
        <w:rPr>
          <w:sz w:val="22"/>
          <w:szCs w:val="22"/>
        </w:rPr>
        <w:t xml:space="preserve"> emerged as key moderators most strongly associated with the variance in ITEs. These regions spanned</w:t>
      </w:r>
      <w:r w:rsidR="00D258A2" w:rsidRPr="6315F043">
        <w:rPr>
          <w:sz w:val="22"/>
          <w:szCs w:val="22"/>
        </w:rPr>
        <w:t xml:space="preserve"> the amygdala, </w:t>
      </w:r>
      <w:r w:rsidR="006825B1">
        <w:rPr>
          <w:sz w:val="22"/>
          <w:szCs w:val="22"/>
        </w:rPr>
        <w:t>pre</w:t>
      </w:r>
      <w:r w:rsidR="00D258A2" w:rsidRPr="6315F043">
        <w:rPr>
          <w:sz w:val="22"/>
          <w:szCs w:val="22"/>
        </w:rPr>
        <w:t>central gyrus, entorhinal, in</w:t>
      </w:r>
      <w:r w:rsidR="006825B1">
        <w:rPr>
          <w:sz w:val="22"/>
          <w:szCs w:val="22"/>
        </w:rPr>
        <w:t>f</w:t>
      </w:r>
      <w:r w:rsidR="00D258A2" w:rsidRPr="6315F043">
        <w:rPr>
          <w:sz w:val="22"/>
          <w:szCs w:val="22"/>
        </w:rPr>
        <w:t>erior temporal and inferior frontal cortices</w:t>
      </w:r>
      <w:r w:rsidRPr="6315F043">
        <w:rPr>
          <w:sz w:val="22"/>
          <w:szCs w:val="22"/>
        </w:rPr>
        <w:t xml:space="preserve">. Importantly, partial dependence simulation revealed that the relationship between </w:t>
      </w:r>
      <w:r w:rsidR="00D258A2" w:rsidRPr="6315F043">
        <w:rPr>
          <w:sz w:val="22"/>
          <w:szCs w:val="22"/>
        </w:rPr>
        <w:t>these moderators</w:t>
      </w:r>
      <w:r w:rsidRPr="6315F043">
        <w:rPr>
          <w:sz w:val="22"/>
          <w:szCs w:val="22"/>
        </w:rPr>
        <w:t xml:space="preserve"> and predicted ITEs was not merely linear, but instead reflected complex, nonlinear associations. This finding opens avenues for generating and testing and replicating new hypotheses about the role of relatively underreported brain regions (e.g.,</w:t>
      </w:r>
      <w:r w:rsidR="00D258A2" w:rsidRPr="6315F043">
        <w:rPr>
          <w:sz w:val="22"/>
          <w:szCs w:val="22"/>
        </w:rPr>
        <w:t xml:space="preserve"> precentral gyrus</w:t>
      </w:r>
      <w:r w:rsidRPr="6315F043">
        <w:rPr>
          <w:sz w:val="22"/>
          <w:szCs w:val="22"/>
        </w:rPr>
        <w:t>) in modulating children's resilience to early-life adversity. Furthermore, it holds potential for early identification of at-risk individuals and the development of targeted preventive interventions based on neurobiological markers.</w:t>
      </w:r>
      <w:r w:rsidRPr="6315F043">
        <w:rPr>
          <w:sz w:val="22"/>
          <w:szCs w:val="22"/>
        </w:rPr>
        <w:br w:type="page"/>
      </w:r>
    </w:p>
    <w:p w14:paraId="011B42FA" w14:textId="4F41D338" w:rsidR="00017086" w:rsidRPr="007D50F8" w:rsidRDefault="00017086" w:rsidP="000C73F3">
      <w:pPr>
        <w:pStyle w:val="Heading1"/>
        <w:spacing w:after="240" w:line="360" w:lineRule="auto"/>
        <w:jc w:val="left"/>
        <w:rPr>
          <w:b w:val="0"/>
          <w:bCs w:val="0"/>
          <w:sz w:val="40"/>
          <w:szCs w:val="40"/>
        </w:rPr>
      </w:pPr>
      <w:r>
        <w:rPr>
          <w:b w:val="0"/>
          <w:bCs w:val="0"/>
          <w:sz w:val="40"/>
          <w:szCs w:val="40"/>
        </w:rPr>
        <w:lastRenderedPageBreak/>
        <w:t>Discussion</w:t>
      </w:r>
    </w:p>
    <w:p w14:paraId="16535184" w14:textId="3618C645" w:rsidR="004A5CCA" w:rsidRPr="004A5CCA" w:rsidRDefault="004A5CCA" w:rsidP="004A5CCA">
      <w:pPr>
        <w:spacing w:after="240" w:line="360" w:lineRule="auto"/>
        <w:ind w:firstLine="720"/>
        <w:rPr>
          <w:sz w:val="22"/>
          <w:szCs w:val="22"/>
        </w:rPr>
      </w:pPr>
      <w:r w:rsidRPr="004A5CCA">
        <w:rPr>
          <w:sz w:val="22"/>
          <w:szCs w:val="22"/>
        </w:rPr>
        <w:t xml:space="preserve">In this paper, we introduced a computational framework based on GRF to systematically dissect </w:t>
      </w:r>
      <w:r>
        <w:rPr>
          <w:sz w:val="22"/>
          <w:szCs w:val="22"/>
        </w:rPr>
        <w:t>individual differences in treatment/exposure effects</w:t>
      </w:r>
      <w:r w:rsidRPr="004A5CCA">
        <w:rPr>
          <w:sz w:val="22"/>
          <w:szCs w:val="22"/>
        </w:rPr>
        <w:t xml:space="preserve">. Our work makes two </w:t>
      </w:r>
      <w:r>
        <w:rPr>
          <w:sz w:val="22"/>
          <w:szCs w:val="22"/>
        </w:rPr>
        <w:t>methodological</w:t>
      </w:r>
      <w:r w:rsidRPr="004A5CCA">
        <w:rPr>
          <w:sz w:val="22"/>
          <w:szCs w:val="22"/>
        </w:rPr>
        <w:t xml:space="preserve"> contributions that significantly enhance the reliability and scope of heterogeneity analysis in </w:t>
      </w:r>
      <w:r w:rsidR="00317D78">
        <w:rPr>
          <w:sz w:val="22"/>
          <w:szCs w:val="22"/>
        </w:rPr>
        <w:t>psychology and the behavioral sciences</w:t>
      </w:r>
      <w:r w:rsidRPr="004A5CCA">
        <w:rPr>
          <w:sz w:val="22"/>
          <w:szCs w:val="22"/>
        </w:rPr>
        <w:t>: the seed ensemble method and a backward elimination approach for model selection.</w:t>
      </w:r>
    </w:p>
    <w:p w14:paraId="156AE18A" w14:textId="29A13615" w:rsidR="004A5CCA" w:rsidRPr="004A5CCA" w:rsidRDefault="00AA0EF3" w:rsidP="004A5CCA">
      <w:pPr>
        <w:spacing w:after="240" w:line="360" w:lineRule="auto"/>
        <w:ind w:firstLine="720"/>
        <w:rPr>
          <w:sz w:val="22"/>
          <w:szCs w:val="22"/>
        </w:rPr>
      </w:pPr>
      <w:r w:rsidRPr="00AA0EF3">
        <w:rPr>
          <w:sz w:val="22"/>
          <w:szCs w:val="22"/>
        </w:rPr>
        <w:t>The first contribution, the seed-ensemble method, addresses a key vulnerability in causal machine learning: sensitivity of results to algorithmic stochasticity</w:t>
      </w:r>
      <w:r w:rsidR="004A5CCA" w:rsidRPr="004A5CCA">
        <w:rPr>
          <w:sz w:val="22"/>
          <w:szCs w:val="22"/>
        </w:rPr>
        <w:t xml:space="preserve">. </w:t>
      </w:r>
      <w:r w:rsidR="00CB01BB" w:rsidRPr="00CB01BB">
        <w:rPr>
          <w:sz w:val="22"/>
          <w:szCs w:val="22"/>
        </w:rPr>
        <w:t>Models trained with different random seeds can produce conflicting conclusions about the existence of heterogeneity, undermining reproducibility.</w:t>
      </w:r>
      <w:r w:rsidR="00CB01BB" w:rsidRPr="00CB01BB" w:rsidDel="00CB01BB">
        <w:rPr>
          <w:sz w:val="22"/>
          <w:szCs w:val="22"/>
        </w:rPr>
        <w:t xml:space="preserve"> </w:t>
      </w:r>
      <w:r w:rsidR="00F773EE" w:rsidRPr="00F773EE">
        <w:rPr>
          <w:sz w:val="22"/>
          <w:szCs w:val="22"/>
        </w:rPr>
        <w:t>In psychiatry and related fields, where such analyses can inform diagnosis and treatment, this instability is unacceptable.</w:t>
      </w:r>
      <w:r w:rsidR="004A5CCA" w:rsidRPr="004A5CCA">
        <w:rPr>
          <w:sz w:val="22"/>
          <w:szCs w:val="22"/>
        </w:rPr>
        <w:t xml:space="preserve"> </w:t>
      </w:r>
      <w:r w:rsidR="00CE25EB" w:rsidRPr="00CE25EB">
        <w:rPr>
          <w:sz w:val="22"/>
          <w:szCs w:val="22"/>
        </w:rPr>
        <w:t xml:space="preserve">By aggregating models trained under multiple seeds, our ensemble approach yields more stable ITE predictions. Simulations further showed that this method improves stability more effectively than simply increasing the number of trees within a single-seed model, </w:t>
      </w:r>
      <w:r w:rsidR="006825B1">
        <w:rPr>
          <w:sz w:val="22"/>
          <w:szCs w:val="22"/>
        </w:rPr>
        <w:t>improving</w:t>
      </w:r>
      <w:r w:rsidR="00CE25EB" w:rsidRPr="00CE25EB">
        <w:rPr>
          <w:sz w:val="22"/>
          <w:szCs w:val="22"/>
        </w:rPr>
        <w:t xml:space="preserve"> the inferential integrity of GRF analyses.</w:t>
      </w:r>
      <w:r w:rsidR="00CE25EB" w:rsidRPr="00CE25EB" w:rsidDel="00CE25EB">
        <w:rPr>
          <w:sz w:val="22"/>
          <w:szCs w:val="22"/>
        </w:rPr>
        <w:t xml:space="preserve"> </w:t>
      </w:r>
    </w:p>
    <w:p w14:paraId="7D79AB93" w14:textId="497F5288" w:rsidR="00502559" w:rsidRDefault="00D947C9" w:rsidP="00502559">
      <w:pPr>
        <w:spacing w:after="240" w:line="360" w:lineRule="auto"/>
        <w:ind w:firstLine="720"/>
        <w:rPr>
          <w:sz w:val="22"/>
          <w:szCs w:val="22"/>
        </w:rPr>
      </w:pPr>
      <w:r w:rsidRPr="00D947C9">
        <w:rPr>
          <w:sz w:val="22"/>
          <w:szCs w:val="22"/>
        </w:rPr>
        <w:t>The second contribution provides a principled solution to model selection in high-dimensional spaces. Many neurocognitive functions and psychopathologies arise from complex, distributed mechanisms, which require comprehensive, data-driven frameworks such as whole-brain modeling</w:t>
      </w:r>
      <w:r w:rsidR="00AD0AB7">
        <w:rPr>
          <w:sz w:val="22"/>
          <w:szCs w:val="22"/>
        </w:rPr>
        <w:t xml:space="preserve"> </w:t>
      </w:r>
      <w:r w:rsidR="00BB24B3">
        <w:rPr>
          <w:sz w:val="22"/>
          <w:szCs w:val="22"/>
        </w:rPr>
        <w:fldChar w:fldCharType="begin" w:fldLock="1"/>
      </w:r>
      <w:r w:rsidR="00BB24B3">
        <w:rPr>
          <w:sz w:val="22"/>
          <w:szCs w:val="22"/>
        </w:rPr>
        <w:instrText>ADDIN paperpile_citation &lt;clusterId&gt;J864W822L392J925&lt;/clusterId&gt;&lt;metadata&gt;&lt;citation&gt;&lt;id&gt;61ee06df-faa7-47af-84cf-c8dfc66536e1&lt;/id&gt;&lt;/citation&gt;&lt;citation&gt;&lt;id&gt;ae835e69-2ae2-46e8-b03a-6102d9dddfda&lt;/id&gt;&lt;/citation&gt;&lt;citation&gt;&lt;id&gt;61a35c19-4f3a-44ec-942d-7840ebce2181&lt;/id&gt;&lt;/citation&gt;&lt;citation&gt;&lt;id&gt;4f7dbabe-b40b-4fdc-9740-dcb02ec1fea9&lt;/id&gt;&lt;/citation&gt;&lt;/metadata&gt;&lt;data&gt;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&lt;/data&gt; \* MERGEFORMAT</w:instrText>
      </w:r>
      <w:r w:rsidR="00BB24B3">
        <w:rPr>
          <w:sz w:val="22"/>
          <w:szCs w:val="22"/>
        </w:rPr>
        <w:fldChar w:fldCharType="separate"/>
      </w:r>
      <w:r w:rsidR="00BB24B3">
        <w:rPr>
          <w:noProof/>
          <w:sz w:val="22"/>
          <w:szCs w:val="22"/>
        </w:rPr>
        <w:t>(Borsboom et al., 2018; Krakauer et al., 2017; Menon et al., 2023; Olthof et al., 2023)</w:t>
      </w:r>
      <w:r w:rsidR="00BB24B3">
        <w:rPr>
          <w:sz w:val="22"/>
          <w:szCs w:val="22"/>
        </w:rPr>
        <w:fldChar w:fldCharType="end"/>
      </w:r>
      <w:r w:rsidR="00BB24B3">
        <w:rPr>
          <w:sz w:val="22"/>
          <w:szCs w:val="22"/>
        </w:rPr>
        <w:t xml:space="preserve">. </w:t>
      </w:r>
      <w:r w:rsidR="004A5CCA" w:rsidRPr="004A5CCA">
        <w:rPr>
          <w:sz w:val="22"/>
          <w:szCs w:val="22"/>
        </w:rPr>
        <w:t xml:space="preserve">Our backward elimination framework </w:t>
      </w:r>
      <w:r w:rsidR="00207E60" w:rsidRPr="00207E60">
        <w:rPr>
          <w:sz w:val="22"/>
          <w:szCs w:val="22"/>
        </w:rPr>
        <w:t xml:space="preserve">meets this need by systematically pruning covariates while enforcing calibration </w:t>
      </w:r>
      <w:r w:rsidR="006825B1">
        <w:rPr>
          <w:sz w:val="22"/>
          <w:szCs w:val="22"/>
        </w:rPr>
        <w:t>between estimated latent treatment effects and observed dataset</w:t>
      </w:r>
      <w:r w:rsidR="004A5CCA" w:rsidRPr="004A5CCA">
        <w:rPr>
          <w:sz w:val="22"/>
          <w:szCs w:val="22"/>
        </w:rPr>
        <w:t xml:space="preserve">. </w:t>
      </w:r>
      <w:r w:rsidR="00B179B1" w:rsidRPr="00B179B1">
        <w:rPr>
          <w:sz w:val="22"/>
          <w:szCs w:val="22"/>
        </w:rPr>
        <w:t xml:space="preserve">Rather than producing a final definitive model, </w:t>
      </w:r>
      <w:r w:rsidR="00B179B1">
        <w:rPr>
          <w:sz w:val="22"/>
          <w:szCs w:val="22"/>
        </w:rPr>
        <w:t>ou</w:t>
      </w:r>
      <w:r w:rsidR="00B179B1" w:rsidRPr="00B179B1">
        <w:rPr>
          <w:sz w:val="22"/>
          <w:szCs w:val="22"/>
        </w:rPr>
        <w:t>r framework functions as a powerful engine for hypothesis generation, isolating a parsimonious set of moderators that best explain heterogeneity.</w:t>
      </w:r>
      <w:r w:rsidR="005D6F53">
        <w:rPr>
          <w:sz w:val="22"/>
          <w:szCs w:val="22"/>
        </w:rPr>
        <w:t xml:space="preserve"> </w:t>
      </w:r>
      <w:r w:rsidR="00321836" w:rsidRPr="00321836">
        <w:rPr>
          <w:sz w:val="22"/>
          <w:szCs w:val="22"/>
        </w:rPr>
        <w:t xml:space="preserve">In our </w:t>
      </w:r>
      <w:r w:rsidR="006825B1">
        <w:rPr>
          <w:sz w:val="22"/>
          <w:szCs w:val="22"/>
        </w:rPr>
        <w:t xml:space="preserve">real-world </w:t>
      </w:r>
      <w:r w:rsidR="00321836" w:rsidRPr="00321836">
        <w:rPr>
          <w:sz w:val="22"/>
          <w:szCs w:val="22"/>
        </w:rPr>
        <w:t>application, the framework distilled 138 covariates into a core set of eight, including</w:t>
      </w:r>
      <w:r w:rsidR="0052308C">
        <w:rPr>
          <w:sz w:val="22"/>
          <w:szCs w:val="22"/>
        </w:rPr>
        <w:t xml:space="preserve"> both variables that have been consistently reported in prior studies and those relatively overlooked</w:t>
      </w:r>
      <w:r w:rsidR="00321836" w:rsidRPr="00321836">
        <w:rPr>
          <w:sz w:val="22"/>
          <w:szCs w:val="22"/>
        </w:rPr>
        <w:t>. This model thus represents not only a data summary but also a concrete, data-driven hypothesis for replication.</w:t>
      </w:r>
      <w:r w:rsidR="00321836" w:rsidRPr="00321836" w:rsidDel="00321836">
        <w:rPr>
          <w:sz w:val="22"/>
          <w:szCs w:val="22"/>
        </w:rPr>
        <w:t xml:space="preserve"> </w:t>
      </w:r>
    </w:p>
    <w:p w14:paraId="05080C13" w14:textId="7A4D0DE1" w:rsidR="00502559" w:rsidRPr="00625BD2" w:rsidRDefault="00625BD2" w:rsidP="00625BD2">
      <w:pPr>
        <w:spacing w:after="240" w:line="360" w:lineRule="auto"/>
        <w:ind w:firstLine="720"/>
        <w:rPr>
          <w:rFonts w:ascii="Batang" w:eastAsia="Batang" w:hAnsi="Batang" w:cs="Batang"/>
          <w:sz w:val="22"/>
          <w:szCs w:val="22"/>
        </w:rPr>
      </w:pPr>
      <w:r>
        <w:rPr>
          <w:sz w:val="22"/>
          <w:szCs w:val="22"/>
        </w:rPr>
        <w:t>Particularly, o</w:t>
      </w:r>
      <w:r w:rsidR="00502559" w:rsidRPr="00502559">
        <w:rPr>
          <w:sz w:val="22"/>
          <w:szCs w:val="22"/>
        </w:rPr>
        <w:t>ur application of the framework to the ABCD dataset</w:t>
      </w:r>
      <w:r>
        <w:rPr>
          <w:sz w:val="22"/>
          <w:szCs w:val="22"/>
        </w:rPr>
        <w:t xml:space="preserve"> demonstrates how GRF provides knowledge-aligned and novel findings regarding key factors of individual differences. </w:t>
      </w:r>
      <w:r w:rsidR="00502559" w:rsidRPr="00502559">
        <w:rPr>
          <w:sz w:val="22"/>
          <w:szCs w:val="22"/>
        </w:rPr>
        <w:t xml:space="preserve">Among the six primary gray matter volume variables selected through a backward-elimination process, the left amygdala, postcentral gyrus, precentral gyrus, and inferior temporal gyrus exhibited a U-shaped relationship with simulated </w:t>
      </w:r>
      <w:r w:rsidR="00502559">
        <w:rPr>
          <w:sz w:val="22"/>
          <w:szCs w:val="22"/>
        </w:rPr>
        <w:t>ITEs</w:t>
      </w:r>
      <w:r w:rsidR="00502559" w:rsidRPr="00502559">
        <w:rPr>
          <w:sz w:val="22"/>
          <w:szCs w:val="22"/>
        </w:rPr>
        <w:t>. This finding aligns with</w:t>
      </w:r>
      <w:r w:rsidR="00502559">
        <w:rPr>
          <w:sz w:val="22"/>
          <w:szCs w:val="22"/>
        </w:rPr>
        <w:t xml:space="preserve"> </w:t>
      </w:r>
      <w:r w:rsidR="00502559" w:rsidRPr="00502559">
        <w:rPr>
          <w:sz w:val="22"/>
          <w:szCs w:val="22"/>
        </w:rPr>
        <w:t xml:space="preserve">nonlinear models describing the relationship between the </w:t>
      </w:r>
      <w:r w:rsidR="006F263A">
        <w:rPr>
          <w:sz w:val="22"/>
          <w:szCs w:val="22"/>
        </w:rPr>
        <w:t>structure</w:t>
      </w:r>
      <w:r w:rsidR="00502559" w:rsidRPr="00502559">
        <w:rPr>
          <w:sz w:val="22"/>
          <w:szCs w:val="22"/>
        </w:rPr>
        <w:t xml:space="preserve"> of specific</w:t>
      </w:r>
      <w:r w:rsidR="00502559">
        <w:rPr>
          <w:sz w:val="22"/>
          <w:szCs w:val="22"/>
        </w:rPr>
        <w:t xml:space="preserve"> regions</w:t>
      </w:r>
      <w:r w:rsidR="00502559" w:rsidRPr="00502559">
        <w:rPr>
          <w:sz w:val="22"/>
          <w:szCs w:val="22"/>
        </w:rPr>
        <w:t xml:space="preserve"> and their functions. That is, gray matter volumes that are either too small or too large may imply insufficient or excessive synaptic pruning and myelination during child </w:t>
      </w:r>
      <w:r w:rsidR="00502559" w:rsidRPr="00502559">
        <w:rPr>
          <w:sz w:val="22"/>
          <w:szCs w:val="22"/>
        </w:rPr>
        <w:lastRenderedPageBreak/>
        <w:t>development</w:t>
      </w:r>
      <w:r w:rsidR="006F263A">
        <w:rPr>
          <w:sz w:val="22"/>
          <w:szCs w:val="22"/>
        </w:rPr>
        <w:t xml:space="preserve"> </w:t>
      </w:r>
      <w:r w:rsidR="006F263A">
        <w:rPr>
          <w:sz w:val="22"/>
          <w:szCs w:val="22"/>
        </w:rPr>
        <w:fldChar w:fldCharType="begin" w:fldLock="1"/>
      </w:r>
      <w:r w:rsidR="006F263A">
        <w:rPr>
          <w:sz w:val="22"/>
          <w:szCs w:val="22"/>
        </w:rPr>
        <w:instrText>ADDIN paperpile_citation &lt;clusterId&gt;J232X388M668R383&lt;/clusterId&gt;&lt;metadata&gt;&lt;citation&gt;&lt;id&gt;82ce4e93-c323-4b0d-a8a6-c421d05770db&lt;/id&gt;&lt;/citation&gt;&lt;citation&gt;&lt;id&gt;86ae4e1d-3fa1-42f8-aff2-676311187503&lt;/id&gt;&lt;/citation&gt;&lt;citation&gt;&lt;id&gt;f1aafdaa-4a1c-4424-9d31-68efb1913cf8&lt;/id&gt;&lt;/citation&gt;&lt;citation&gt;&lt;id&gt;81f12367-bb61-460f-8960-806116c614db&lt;/id&gt;&lt;/citation&gt;&lt;/metadata&gt;&lt;data&gt;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&lt;/data&gt; \* MERGEFORMAT</w:instrText>
      </w:r>
      <w:r w:rsidR="006F263A">
        <w:rPr>
          <w:sz w:val="22"/>
          <w:szCs w:val="22"/>
        </w:rPr>
        <w:fldChar w:fldCharType="separate"/>
      </w:r>
      <w:r w:rsidR="006F263A">
        <w:rPr>
          <w:noProof/>
          <w:sz w:val="22"/>
          <w:szCs w:val="22"/>
        </w:rPr>
        <w:t>(Glasser &amp; Van Essen, 2011; Gogtay et al., 2004; Kassem et al., 2013; Whitaker et al., 2016)</w:t>
      </w:r>
      <w:r w:rsidR="006F263A">
        <w:rPr>
          <w:sz w:val="22"/>
          <w:szCs w:val="22"/>
        </w:rPr>
        <w:fldChar w:fldCharType="end"/>
      </w:r>
      <w:r w:rsidR="006F263A">
        <w:rPr>
          <w:sz w:val="22"/>
          <w:szCs w:val="22"/>
        </w:rPr>
        <w:t xml:space="preserve">. </w:t>
      </w:r>
      <w:r w:rsidR="00502559" w:rsidRPr="00502559">
        <w:rPr>
          <w:sz w:val="22"/>
          <w:szCs w:val="22"/>
        </w:rPr>
        <w:t>It has been consistently reported that when core emotional processing regions like the amygdala show such structural variations, the adverse mental health effects of stress are amplified</w:t>
      </w:r>
      <w:r w:rsidR="006F263A">
        <w:rPr>
          <w:sz w:val="22"/>
          <w:szCs w:val="22"/>
        </w:rPr>
        <w:t xml:space="preserve"> </w:t>
      </w:r>
      <w:r w:rsidR="006F263A">
        <w:rPr>
          <w:sz w:val="22"/>
          <w:szCs w:val="22"/>
        </w:rPr>
        <w:fldChar w:fldCharType="begin" w:fldLock="1"/>
      </w:r>
      <w:r w:rsidR="002447F4">
        <w:rPr>
          <w:sz w:val="22"/>
          <w:szCs w:val="22"/>
        </w:rPr>
        <w:instrText>ADDIN paperpile_citation &lt;clusterId&gt;O613B769R151V844&lt;/clusterId&gt;&lt;metadata&gt;&lt;citation&gt;&lt;id&gt;6125082f-faa9-4e8e-a310-0ce612c8a144&lt;/id&gt;&lt;/citation&gt;&lt;citation&gt;&lt;id&gt;1a8de0b5-a52b-4284-86f5-d68a326d2a43&lt;/id&gt;&lt;/citation&gt;&lt;citation&gt;&lt;id&gt;366adfc9-0500-4cf4-9c71-260bd9303535&lt;/id&gt;&lt;/citation&gt;&lt;/metadata&gt;&lt;data&gt;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&lt;/data&gt; \* MERGEFORMAT</w:instrText>
      </w:r>
      <w:r w:rsidR="006F263A">
        <w:rPr>
          <w:sz w:val="22"/>
          <w:szCs w:val="22"/>
        </w:rPr>
        <w:fldChar w:fldCharType="separate"/>
      </w:r>
      <w:r w:rsidR="002447F4">
        <w:rPr>
          <w:noProof/>
          <w:sz w:val="22"/>
          <w:szCs w:val="22"/>
        </w:rPr>
        <w:t>(Jones et al., 2019; Liu et al., 2024; Weissman et al., 2020)</w:t>
      </w:r>
      <w:r w:rsidR="006F263A">
        <w:rPr>
          <w:sz w:val="22"/>
          <w:szCs w:val="22"/>
        </w:rPr>
        <w:fldChar w:fldCharType="end"/>
      </w:r>
      <w:r w:rsidR="00502559" w:rsidRPr="00502559">
        <w:rPr>
          <w:sz w:val="22"/>
          <w:szCs w:val="22"/>
        </w:rPr>
        <w:t>. The same U-shaped pattern observed between B</w:t>
      </w:r>
      <w:r w:rsidR="00502559">
        <w:rPr>
          <w:sz w:val="22"/>
          <w:szCs w:val="22"/>
        </w:rPr>
        <w:t xml:space="preserve">MI </w:t>
      </w:r>
      <w:r w:rsidR="00502559" w:rsidRPr="00502559">
        <w:rPr>
          <w:sz w:val="22"/>
          <w:szCs w:val="22"/>
        </w:rPr>
        <w:t>and ITEs can also be explained by the interplay between chronic inflammation from excess body fat and the nutritional imbalances and depression vulnerability associated with insufficient body fat</w:t>
      </w:r>
      <w:r w:rsidR="002447F4">
        <w:rPr>
          <w:sz w:val="22"/>
          <w:szCs w:val="22"/>
        </w:rPr>
        <w:t xml:space="preserve"> </w:t>
      </w:r>
      <w:r w:rsidR="002447F4">
        <w:rPr>
          <w:sz w:val="22"/>
          <w:szCs w:val="22"/>
        </w:rPr>
        <w:fldChar w:fldCharType="begin" w:fldLock="1"/>
      </w:r>
      <w:r w:rsidR="002447F4">
        <w:rPr>
          <w:sz w:val="22"/>
          <w:szCs w:val="22"/>
        </w:rPr>
        <w:instrText>ADDIN paperpile_citation &lt;clusterId&gt;T262H328D619A333&lt;/clusterId&gt;&lt;metadata&gt;&lt;citation&gt;&lt;id&gt;f30a644b-5858-4984-bfd4-8390553d7240&lt;/id&gt;&lt;/citation&gt;&lt;citation&gt;&lt;id&gt;0f145ed1-d1be-4a4b-aee1-707da6a4d87a&lt;/id&gt;&lt;/citation&gt;&lt;citation&gt;&lt;id&gt;b7f5a7b2-7494-4ba5-87b9-848e7c7071fd&lt;/id&gt;&lt;/citation&gt;&lt;citation&gt;&lt;id&gt;8251416a-39fe-4084-a209-2f5c06ccff67&lt;/id&gt;&lt;/citation&gt;&lt;citation&gt;&lt;id&gt;c3040e9e-0f7f-4643-8802-7ff8d6884667&lt;/id&gt;&lt;/citation&gt;&lt;/metadata&gt;&lt;data&gt;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&lt;/data&gt; \* MERGEFORMAT</w:instrText>
      </w:r>
      <w:r w:rsidR="002447F4">
        <w:rPr>
          <w:sz w:val="22"/>
          <w:szCs w:val="22"/>
        </w:rPr>
        <w:fldChar w:fldCharType="separate"/>
      </w:r>
      <w:r w:rsidR="002447F4">
        <w:rPr>
          <w:noProof/>
          <w:sz w:val="22"/>
          <w:szCs w:val="22"/>
        </w:rPr>
        <w:t>(Byrne et al., 2015; de Wit et al., 2009; Kim et al., 2015; McLachlan et al., 2023; Moazzami et al., 2019)</w:t>
      </w:r>
      <w:r w:rsidR="002447F4">
        <w:rPr>
          <w:sz w:val="22"/>
          <w:szCs w:val="22"/>
        </w:rPr>
        <w:fldChar w:fldCharType="end"/>
      </w:r>
      <w:r w:rsidR="002447F4">
        <w:rPr>
          <w:sz w:val="22"/>
          <w:szCs w:val="22"/>
        </w:rPr>
        <w:t xml:space="preserve">. </w:t>
      </w:r>
      <w:r w:rsidR="00502559" w:rsidRPr="00502559">
        <w:rPr>
          <w:sz w:val="22"/>
          <w:szCs w:val="22"/>
        </w:rPr>
        <w:t xml:space="preserve">This demonstrates that </w:t>
      </w:r>
      <w:r w:rsidR="00502559">
        <w:rPr>
          <w:sz w:val="22"/>
          <w:szCs w:val="22"/>
        </w:rPr>
        <w:t xml:space="preserve">our GRF framework </w:t>
      </w:r>
      <w:r w:rsidR="00502559" w:rsidRPr="00502559">
        <w:rPr>
          <w:sz w:val="22"/>
          <w:szCs w:val="22"/>
        </w:rPr>
        <w:t>can accurately capture the nonlinear relationships between specific treatment effects and their key moderators.</w:t>
      </w:r>
    </w:p>
    <w:p w14:paraId="75401CFA" w14:textId="00318CCA" w:rsidR="00502559" w:rsidRPr="00502559" w:rsidRDefault="00502559" w:rsidP="00502559">
      <w:pPr>
        <w:spacing w:after="240" w:line="360" w:lineRule="auto"/>
        <w:ind w:firstLine="720"/>
        <w:rPr>
          <w:sz w:val="22"/>
          <w:szCs w:val="22"/>
        </w:rPr>
      </w:pPr>
      <w:r w:rsidRPr="00502559">
        <w:rPr>
          <w:sz w:val="22"/>
          <w:szCs w:val="22"/>
        </w:rPr>
        <w:t xml:space="preserve">However, some of our findings are relatively novel, highlighting GRF's potential for generating new, data-driven hypotheses. For instance, while some studies have suggested that the postcentral and precentral gyri encode </w:t>
      </w:r>
      <w:r>
        <w:rPr>
          <w:sz w:val="22"/>
          <w:szCs w:val="22"/>
        </w:rPr>
        <w:t>affective afferents such as pain and emotional expressions</w:t>
      </w:r>
      <w:r w:rsidR="002447F4">
        <w:rPr>
          <w:sz w:val="22"/>
          <w:szCs w:val="22"/>
        </w:rPr>
        <w:t xml:space="preserve"> </w:t>
      </w:r>
      <w:r w:rsidR="002447F4">
        <w:rPr>
          <w:sz w:val="22"/>
          <w:szCs w:val="22"/>
        </w:rPr>
        <w:fldChar w:fldCharType="begin" w:fldLock="1"/>
      </w:r>
      <w:r w:rsidR="002447F4">
        <w:rPr>
          <w:sz w:val="22"/>
          <w:szCs w:val="22"/>
        </w:rPr>
        <w:instrText>ADDIN paperpile_citation &lt;clusterId&gt;U538I688E978B799&lt;/clusterId&gt;&lt;metadata&gt;&lt;citation&gt;&lt;id&gt;c24d975c-b258-41d0-9c70-cfe21b74dcd7&lt;/id&gt;&lt;/citation&gt;&lt;citation&gt;&lt;id&gt;e5601486-6d9e-4e49-ba5a-039b01d48f9c&lt;/id&gt;&lt;/citation&gt;&lt;/metadata&gt;&lt;data&gt;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&lt;/data&gt; \* MERGEFORMAT</w:instrText>
      </w:r>
      <w:r w:rsidR="002447F4">
        <w:rPr>
          <w:sz w:val="22"/>
          <w:szCs w:val="22"/>
        </w:rPr>
        <w:fldChar w:fldCharType="separate"/>
      </w:r>
      <w:r w:rsidR="002447F4">
        <w:rPr>
          <w:noProof/>
          <w:sz w:val="22"/>
          <w:szCs w:val="22"/>
        </w:rPr>
        <w:t>(Cao et al., 2018; Vogt, 2005)</w:t>
      </w:r>
      <w:r w:rsidR="002447F4">
        <w:rPr>
          <w:sz w:val="22"/>
          <w:szCs w:val="22"/>
        </w:rPr>
        <w:fldChar w:fldCharType="end"/>
      </w:r>
      <w:r w:rsidRPr="00502559">
        <w:rPr>
          <w:sz w:val="22"/>
          <w:szCs w:val="22"/>
        </w:rPr>
        <w:t xml:space="preserve">, their specific role in modulating social stress responses in conjunction with other regions has not been clearly established. </w:t>
      </w:r>
      <w:r>
        <w:rPr>
          <w:sz w:val="22"/>
          <w:szCs w:val="22"/>
        </w:rPr>
        <w:t>O</w:t>
      </w:r>
      <w:r w:rsidRPr="00502559">
        <w:rPr>
          <w:sz w:val="22"/>
          <w:szCs w:val="22"/>
        </w:rPr>
        <w:t xml:space="preserve">ne hypothesis is that their </w:t>
      </w:r>
      <w:r>
        <w:rPr>
          <w:sz w:val="22"/>
          <w:szCs w:val="22"/>
        </w:rPr>
        <w:t xml:space="preserve">engagement in </w:t>
      </w:r>
      <w:r w:rsidRPr="00502559">
        <w:rPr>
          <w:sz w:val="22"/>
          <w:szCs w:val="22"/>
        </w:rPr>
        <w:t xml:space="preserve">interoceptive attention, performed in concert with subcortical regions like the amygdala, may be crucial in moderating the </w:t>
      </w:r>
      <w:r>
        <w:rPr>
          <w:sz w:val="22"/>
          <w:szCs w:val="22"/>
        </w:rPr>
        <w:t>affective outcomes of stressful events</w:t>
      </w:r>
      <w:r w:rsidRPr="00502559">
        <w:rPr>
          <w:sz w:val="22"/>
          <w:szCs w:val="22"/>
        </w:rPr>
        <w:t>. Indeed, the primary motor and somatosensory cortices</w:t>
      </w:r>
      <w:r>
        <w:rPr>
          <w:sz w:val="22"/>
          <w:szCs w:val="22"/>
        </w:rPr>
        <w:t xml:space="preserve"> </w:t>
      </w:r>
      <w:r w:rsidRPr="00502559">
        <w:rPr>
          <w:sz w:val="22"/>
          <w:szCs w:val="22"/>
        </w:rPr>
        <w:t>are closely involved in perceiving bodily responses to threatening stimuli</w:t>
      </w:r>
      <w:r w:rsidR="002447F4">
        <w:rPr>
          <w:sz w:val="22"/>
          <w:szCs w:val="22"/>
        </w:rPr>
        <w:t xml:space="preserve"> </w:t>
      </w:r>
      <w:r w:rsidR="002447F4">
        <w:rPr>
          <w:sz w:val="22"/>
          <w:szCs w:val="22"/>
        </w:rPr>
        <w:fldChar w:fldCharType="begin" w:fldLock="1"/>
      </w:r>
      <w:r w:rsidR="002447F4">
        <w:rPr>
          <w:sz w:val="22"/>
          <w:szCs w:val="22"/>
        </w:rPr>
        <w:instrText>ADDIN paperpile_citation &lt;clusterId&gt;P443W491S881P585&lt;/clusterId&gt;&lt;metadata&gt;&lt;citation&gt;&lt;id&gt;2266c23b-fed0-4b06-a702-3900d4e919f1&lt;/id&gt;&lt;/citation&gt;&lt;citation&gt;&lt;id&gt;ad663b51-def6-492f-af8a-ecc2becf8ada&lt;/id&gt;&lt;/citation&gt;&lt;citation&gt;&lt;id&gt;e5fda10d-7bab-402c-a1e7-7a9de0c7d732&lt;/id&gt;&lt;/citation&gt;&lt;citation&gt;&lt;id&gt;8dc74b27-9a14-4e36-8ede-87e3693a801d&lt;/id&gt;&lt;/citation&gt;&lt;/metadata&gt;&lt;data&gt;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&lt;/data&gt; \* MERGEFORMAT</w:instrText>
      </w:r>
      <w:r w:rsidR="002447F4">
        <w:rPr>
          <w:sz w:val="22"/>
          <w:szCs w:val="22"/>
        </w:rPr>
        <w:fldChar w:fldCharType="separate"/>
      </w:r>
      <w:r w:rsidR="002447F4">
        <w:rPr>
          <w:noProof/>
          <w:sz w:val="22"/>
          <w:szCs w:val="22"/>
        </w:rPr>
        <w:t>(Critchley et al., 2004; Khalsa et al., 2009; Pollatos et al., 2007; Terasawa et al., 2013)</w:t>
      </w:r>
      <w:r w:rsidR="002447F4">
        <w:rPr>
          <w:sz w:val="22"/>
          <w:szCs w:val="22"/>
        </w:rPr>
        <w:fldChar w:fldCharType="end"/>
      </w:r>
      <w:r w:rsidR="002447F4">
        <w:rPr>
          <w:sz w:val="22"/>
          <w:szCs w:val="22"/>
        </w:rPr>
        <w:t xml:space="preserve">, </w:t>
      </w:r>
      <w:r w:rsidRPr="00502559">
        <w:rPr>
          <w:sz w:val="22"/>
          <w:szCs w:val="22"/>
        </w:rPr>
        <w:t>and such efficient interoceptive awareness can serve as a foundation for effective emotion regulation</w:t>
      </w:r>
      <w:r w:rsidR="002447F4">
        <w:rPr>
          <w:sz w:val="22"/>
          <w:szCs w:val="22"/>
        </w:rPr>
        <w:t xml:space="preserve"> </w:t>
      </w:r>
      <w:r w:rsidR="002447F4">
        <w:rPr>
          <w:sz w:val="22"/>
          <w:szCs w:val="22"/>
        </w:rPr>
        <w:fldChar w:fldCharType="begin" w:fldLock="1"/>
      </w:r>
      <w:r w:rsidR="002447F4">
        <w:rPr>
          <w:sz w:val="22"/>
          <w:szCs w:val="22"/>
        </w:rPr>
        <w:instrText>ADDIN paperpile_citation &lt;clusterId&gt;E946S396H786L417&lt;/clusterId&gt;&lt;metadata&gt;&lt;citation&gt;&lt;id&gt;c9fc9e4f-7a3a-4d2b-a462-fb21d03dcb41&lt;/id&gt;&lt;/citation&gt;&lt;citation&gt;&lt;id&gt;61e05053-c1c2-4c15-a04c-07f16d82cb46&lt;/id&gt;&lt;/citation&gt;&lt;/metadata&gt;&lt;data&gt;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&lt;/data&gt; \* MERGEFORMAT</w:instrText>
      </w:r>
      <w:r w:rsidR="002447F4">
        <w:rPr>
          <w:sz w:val="22"/>
          <w:szCs w:val="22"/>
        </w:rPr>
        <w:fldChar w:fldCharType="separate"/>
      </w:r>
      <w:r w:rsidR="002447F4">
        <w:rPr>
          <w:noProof/>
          <w:sz w:val="22"/>
          <w:szCs w:val="22"/>
        </w:rPr>
        <w:t>(Fermin et al., 2024; Haase et al., 2016)</w:t>
      </w:r>
      <w:r w:rsidR="002447F4">
        <w:rPr>
          <w:sz w:val="22"/>
          <w:szCs w:val="22"/>
        </w:rPr>
        <w:fldChar w:fldCharType="end"/>
      </w:r>
      <w:r w:rsidRPr="00502559">
        <w:rPr>
          <w:sz w:val="22"/>
          <w:szCs w:val="22"/>
        </w:rPr>
        <w:t>. To test this hypothesis, further investigation is needed to determine if these regions are identified as key moderators in new datasets, and more controlled experiments are required to verify their causal relationships.</w:t>
      </w:r>
    </w:p>
    <w:p w14:paraId="1972CAF6" w14:textId="2D72A9A6" w:rsidR="00C7449D" w:rsidRPr="009D6A2B" w:rsidRDefault="0052308C" w:rsidP="00502559">
      <w:pPr>
        <w:spacing w:after="240" w:line="360" w:lineRule="auto"/>
        <w:ind w:firstLine="720"/>
        <w:rPr>
          <w:sz w:val="22"/>
          <w:szCs w:val="22"/>
        </w:rPr>
      </w:pPr>
      <w:r>
        <w:rPr>
          <w:sz w:val="22"/>
          <w:szCs w:val="22"/>
        </w:rPr>
        <w:t>We note that o</w:t>
      </w:r>
      <w:r w:rsidR="00273453" w:rsidRPr="00273453">
        <w:rPr>
          <w:sz w:val="22"/>
          <w:szCs w:val="22"/>
        </w:rPr>
        <w:t>ur approach reduce</w:t>
      </w:r>
      <w:r>
        <w:rPr>
          <w:sz w:val="22"/>
          <w:szCs w:val="22"/>
        </w:rPr>
        <w:t xml:space="preserve">s </w:t>
      </w:r>
      <w:r w:rsidR="00273453" w:rsidRPr="00273453">
        <w:rPr>
          <w:sz w:val="22"/>
          <w:szCs w:val="22"/>
        </w:rPr>
        <w:t>the need for domain knowledge</w:t>
      </w:r>
      <w:r>
        <w:rPr>
          <w:sz w:val="22"/>
          <w:szCs w:val="22"/>
        </w:rPr>
        <w:t xml:space="preserve">, not </w:t>
      </w:r>
      <w:r w:rsidR="00502559">
        <w:rPr>
          <w:sz w:val="22"/>
          <w:szCs w:val="22"/>
        </w:rPr>
        <w:t>eliminating</w:t>
      </w:r>
      <w:r>
        <w:rPr>
          <w:sz w:val="22"/>
          <w:szCs w:val="22"/>
        </w:rPr>
        <w:t xml:space="preserve"> them</w:t>
      </w:r>
      <w:r w:rsidR="00C7449D" w:rsidRPr="004A5CCA">
        <w:rPr>
          <w:sz w:val="22"/>
          <w:szCs w:val="22"/>
        </w:rPr>
        <w:t xml:space="preserve">. The validity of our causal claims rests on the untestable assumption of </w:t>
      </w:r>
      <w:proofErr w:type="spellStart"/>
      <w:r w:rsidR="00C7449D" w:rsidRPr="004A5CCA">
        <w:rPr>
          <w:sz w:val="22"/>
          <w:szCs w:val="22"/>
        </w:rPr>
        <w:t>unconfoundedness</w:t>
      </w:r>
      <w:proofErr w:type="spellEnd"/>
      <w:r w:rsidR="00C7449D">
        <w:rPr>
          <w:sz w:val="22"/>
          <w:szCs w:val="22"/>
        </w:rPr>
        <w:t xml:space="preserve"> </w:t>
      </w:r>
      <w:r w:rsidR="00C7449D" w:rsidRPr="004A5CCA">
        <w:rPr>
          <w:sz w:val="22"/>
          <w:szCs w:val="22"/>
        </w:rPr>
        <w:t xml:space="preserve">that all common </w:t>
      </w:r>
      <w:r w:rsidR="002447F4">
        <w:rPr>
          <w:sz w:val="22"/>
          <w:szCs w:val="22"/>
        </w:rPr>
        <w:t xml:space="preserve">confounders </w:t>
      </w:r>
      <w:r w:rsidR="00C7449D" w:rsidRPr="004A5CCA">
        <w:rPr>
          <w:sz w:val="22"/>
          <w:szCs w:val="22"/>
        </w:rPr>
        <w:t xml:space="preserve">have been </w:t>
      </w:r>
      <w:r w:rsidR="002447F4">
        <w:rPr>
          <w:sz w:val="22"/>
          <w:szCs w:val="22"/>
        </w:rPr>
        <w:t>included in the covariate set</w:t>
      </w:r>
      <w:r w:rsidR="00C7449D" w:rsidRPr="004A5CCA">
        <w:rPr>
          <w:sz w:val="22"/>
          <w:szCs w:val="22"/>
        </w:rPr>
        <w:t>. Indiscriminately including all available variables in a model risks introducing collider bias,</w:t>
      </w:r>
      <w:r w:rsidR="00D37FB8">
        <w:rPr>
          <w:rFonts w:hint="eastAsia"/>
          <w:sz w:val="22"/>
          <w:szCs w:val="22"/>
        </w:rPr>
        <w:t xml:space="preserve"> creating</w:t>
      </w:r>
      <w:r w:rsidR="00C7449D" w:rsidRPr="004A5CCA">
        <w:rPr>
          <w:sz w:val="22"/>
          <w:szCs w:val="22"/>
        </w:rPr>
        <w:t xml:space="preserve"> spurious associations</w:t>
      </w:r>
      <w:r w:rsidR="002447F4">
        <w:rPr>
          <w:sz w:val="22"/>
          <w:szCs w:val="22"/>
        </w:rPr>
        <w:t xml:space="preserve"> </w:t>
      </w:r>
      <w:r w:rsidR="002447F4">
        <w:rPr>
          <w:sz w:val="22"/>
          <w:szCs w:val="22"/>
        </w:rPr>
        <w:fldChar w:fldCharType="begin" w:fldLock="1"/>
      </w:r>
      <w:r w:rsidR="002447F4">
        <w:rPr>
          <w:sz w:val="22"/>
          <w:szCs w:val="22"/>
        </w:rPr>
        <w:instrText>ADDIN paperpile_citation &lt;clusterId&gt;C662Q928M319J993&lt;/clusterId&gt;&lt;metadata&gt;&lt;citation&gt;&lt;id&gt;2bfbe6ef-d135-4727-8505-8162a639f5a8&lt;/id&gt;&lt;/citation&gt;&lt;citation&gt;&lt;id&gt;72ab2cf2-1ec0-4971-8ba9-be7a042c7b3f&lt;/id&gt;&lt;/citation&gt;&lt;/metadata&gt;&lt;data&gt;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&lt;/data&gt; \* MERGEFORMAT</w:instrText>
      </w:r>
      <w:r w:rsidR="002447F4">
        <w:rPr>
          <w:sz w:val="22"/>
          <w:szCs w:val="22"/>
        </w:rPr>
        <w:fldChar w:fldCharType="separate"/>
      </w:r>
      <w:r w:rsidR="002447F4">
        <w:rPr>
          <w:noProof/>
          <w:sz w:val="22"/>
          <w:szCs w:val="22"/>
        </w:rPr>
        <w:t>(Akimova et al., 2021; Elwert &amp; Winship, 2014)</w:t>
      </w:r>
      <w:r w:rsidR="002447F4">
        <w:rPr>
          <w:sz w:val="22"/>
          <w:szCs w:val="22"/>
        </w:rPr>
        <w:fldChar w:fldCharType="end"/>
      </w:r>
      <w:r w:rsidR="00C7449D">
        <w:rPr>
          <w:sz w:val="22"/>
          <w:szCs w:val="22"/>
        </w:rPr>
        <w:t xml:space="preserve">. </w:t>
      </w:r>
      <w:r w:rsidR="00D37FB8" w:rsidRPr="00D37FB8">
        <w:rPr>
          <w:sz w:val="22"/>
          <w:szCs w:val="22"/>
        </w:rPr>
        <w:t>Thus, thoughtful, theory-informed covariate selection, perhaps guided by causal graph theory, should precede data-driven analyses.</w:t>
      </w:r>
      <w:r w:rsidR="00D37FB8" w:rsidRPr="00D37FB8" w:rsidDel="00D37FB8">
        <w:rPr>
          <w:sz w:val="22"/>
          <w:szCs w:val="22"/>
        </w:rPr>
        <w:t xml:space="preserve"> </w:t>
      </w:r>
      <w:r w:rsidR="00502559">
        <w:rPr>
          <w:sz w:val="22"/>
          <w:szCs w:val="22"/>
        </w:rPr>
        <w:t>Also, it should be noted that</w:t>
      </w:r>
      <w:r w:rsidR="00D37FB8" w:rsidRPr="00D37FB8">
        <w:rPr>
          <w:sz w:val="22"/>
          <w:szCs w:val="22"/>
        </w:rPr>
        <w:t xml:space="preserve"> our implementation focuses on the canonical Causal Forest algorithm with a binary treatment. </w:t>
      </w:r>
      <w:r w:rsidR="00F078E5" w:rsidRPr="00F078E5">
        <w:rPr>
          <w:sz w:val="22"/>
          <w:szCs w:val="22"/>
        </w:rPr>
        <w:t>The GRF ecosystem offers additional tools, including Instrumental Forests to address unobserved confounding, Quantile Forests for distributional effects, and methods for continuous treatments</w:t>
      </w:r>
      <w:r w:rsidR="00C7449D" w:rsidRPr="004A5CCA">
        <w:rPr>
          <w:sz w:val="22"/>
          <w:szCs w:val="22"/>
        </w:rPr>
        <w:t xml:space="preserve">. </w:t>
      </w:r>
      <w:r w:rsidR="00CD0066" w:rsidRPr="00CD0066">
        <w:rPr>
          <w:sz w:val="22"/>
          <w:szCs w:val="22"/>
        </w:rPr>
        <w:t xml:space="preserve">These extensions represent promising directions for future work. </w:t>
      </w:r>
      <w:r w:rsidR="00C7449D" w:rsidRPr="004A5CCA">
        <w:rPr>
          <w:sz w:val="22"/>
          <w:szCs w:val="22"/>
        </w:rPr>
        <w:t>The principles of our framework, however, are broadly applicable and can be extended to various data modalities (e.g., functional connectivity, genetics) and research questions across the behavioral and brain sciences.</w:t>
      </w:r>
    </w:p>
    <w:p w14:paraId="5312EC8E" w14:textId="61918911" w:rsidR="004A5CCA" w:rsidRPr="004A5CCA" w:rsidRDefault="004A5CCA" w:rsidP="004A5CCA">
      <w:pPr>
        <w:pStyle w:val="Heading2"/>
      </w:pPr>
      <w:r>
        <w:lastRenderedPageBreak/>
        <w:t xml:space="preserve">Limitations </w:t>
      </w:r>
    </w:p>
    <w:p w14:paraId="3F5EDB6B" w14:textId="7E0B5924" w:rsidR="00E601C5" w:rsidRPr="00603830" w:rsidRDefault="004A5CCA" w:rsidP="00865646">
      <w:pPr>
        <w:spacing w:after="240" w:line="360" w:lineRule="auto"/>
        <w:ind w:firstLine="720"/>
        <w:rPr>
          <w:sz w:val="22"/>
          <w:szCs w:val="22"/>
        </w:rPr>
      </w:pPr>
      <w:r w:rsidRPr="004A5CCA">
        <w:rPr>
          <w:sz w:val="22"/>
          <w:szCs w:val="22"/>
        </w:rPr>
        <w:t xml:space="preserve">Despite its strengths, our framework has </w:t>
      </w:r>
      <w:r w:rsidR="00C7449D">
        <w:rPr>
          <w:sz w:val="22"/>
          <w:szCs w:val="22"/>
        </w:rPr>
        <w:t>several</w:t>
      </w:r>
      <w:r w:rsidR="000C46B3">
        <w:rPr>
          <w:sz w:val="22"/>
          <w:szCs w:val="22"/>
        </w:rPr>
        <w:t xml:space="preserve"> </w:t>
      </w:r>
      <w:r w:rsidRPr="004A5CCA">
        <w:rPr>
          <w:sz w:val="22"/>
          <w:szCs w:val="22"/>
        </w:rPr>
        <w:t xml:space="preserve">limitations that suggest avenues for future research. </w:t>
      </w:r>
      <w:r w:rsidR="00865646">
        <w:rPr>
          <w:sz w:val="22"/>
          <w:szCs w:val="22"/>
        </w:rPr>
        <w:t>First</w:t>
      </w:r>
      <w:r w:rsidRPr="004A5CCA">
        <w:rPr>
          <w:sz w:val="22"/>
          <w:szCs w:val="22"/>
        </w:rPr>
        <w:t xml:space="preserve">, the variable importance metrics that guide </w:t>
      </w:r>
      <w:r w:rsidR="00865646">
        <w:rPr>
          <w:sz w:val="22"/>
          <w:szCs w:val="22"/>
        </w:rPr>
        <w:t>backward elimination-based model selection approach</w:t>
      </w:r>
      <w:r w:rsidRPr="004A5CCA">
        <w:rPr>
          <w:sz w:val="22"/>
          <w:szCs w:val="22"/>
        </w:rPr>
        <w:t xml:space="preserve"> can be biased when covariates are highly correlated</w:t>
      </w:r>
      <w:r w:rsidR="00865646">
        <w:rPr>
          <w:sz w:val="22"/>
          <w:szCs w:val="22"/>
        </w:rPr>
        <w:t xml:space="preserve"> each other</w:t>
      </w:r>
      <w:r w:rsidRPr="004A5CCA">
        <w:rPr>
          <w:sz w:val="22"/>
          <w:szCs w:val="22"/>
        </w:rPr>
        <w:t>, potentially overstating the importance of certain variables while underrepresenting others</w:t>
      </w:r>
      <w:r w:rsidR="00AD0AB7">
        <w:rPr>
          <w:sz w:val="22"/>
          <w:szCs w:val="22"/>
        </w:rPr>
        <w:t xml:space="preserve"> </w:t>
      </w:r>
      <w:r w:rsidR="002447F4">
        <w:rPr>
          <w:sz w:val="22"/>
          <w:szCs w:val="22"/>
        </w:rPr>
        <w:fldChar w:fldCharType="begin" w:fldLock="1"/>
      </w:r>
      <w:r w:rsidR="002447F4">
        <w:rPr>
          <w:sz w:val="22"/>
          <w:szCs w:val="22"/>
        </w:rPr>
        <w:instrText>ADDIN paperpile_citation &lt;clusterId&gt;F912S389O759M463&lt;/clusterId&gt;&lt;metadata&gt;&lt;citation&gt;&lt;id&gt;e49715d0-7dc9-4068-9899-355bdc5166f1&lt;/id&gt;&lt;/citation&gt;&lt;citation&gt;&lt;id&gt;88f252d8-dfe9-4e6c-aa04-d70c69b4372f&lt;/id&gt;&lt;/citation&gt;&lt;/metadata&gt;&lt;data&gt;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&lt;/data&gt; \* MERGEFORMAT</w:instrText>
      </w:r>
      <w:r w:rsidR="002447F4">
        <w:rPr>
          <w:sz w:val="22"/>
          <w:szCs w:val="22"/>
        </w:rPr>
        <w:fldChar w:fldCharType="separate"/>
      </w:r>
      <w:r w:rsidR="002447F4">
        <w:rPr>
          <w:noProof/>
          <w:sz w:val="22"/>
          <w:szCs w:val="22"/>
        </w:rPr>
        <w:t>(Strobl et al., 2008; Tolosi &amp; Lengauer, 2011)</w:t>
      </w:r>
      <w:r w:rsidR="002447F4">
        <w:rPr>
          <w:sz w:val="22"/>
          <w:szCs w:val="22"/>
        </w:rPr>
        <w:fldChar w:fldCharType="end"/>
      </w:r>
      <w:r w:rsidR="00416EE4">
        <w:rPr>
          <w:sz w:val="22"/>
          <w:szCs w:val="22"/>
        </w:rPr>
        <w:t xml:space="preserve">. </w:t>
      </w:r>
      <w:r w:rsidR="000C46B3">
        <w:rPr>
          <w:color w:val="000000" w:themeColor="text1"/>
          <w:sz w:val="22"/>
          <w:szCs w:val="22"/>
        </w:rPr>
        <w:t>Incorporating conditional importance metrics</w:t>
      </w:r>
      <w:r w:rsidR="00416EE4">
        <w:rPr>
          <w:color w:val="000000" w:themeColor="text1"/>
          <w:sz w:val="22"/>
          <w:szCs w:val="22"/>
        </w:rPr>
        <w:t xml:space="preserve"> </w:t>
      </w:r>
      <w:r w:rsidR="002447F4">
        <w:rPr>
          <w:color w:val="000000" w:themeColor="text1"/>
          <w:sz w:val="22"/>
          <w:szCs w:val="22"/>
        </w:rPr>
        <w:fldChar w:fldCharType="begin" w:fldLock="1"/>
      </w:r>
      <w:r w:rsidR="002447F4">
        <w:rPr>
          <w:color w:val="000000" w:themeColor="text1"/>
          <w:sz w:val="22"/>
          <w:szCs w:val="22"/>
        </w:rPr>
        <w:instrText>ADDIN paperpile_citation &lt;clusterId&gt;B835I282E673B386&lt;/clusterId&gt;&lt;metadata&gt;&lt;citation&gt;&lt;id&gt;e49715d0-7dc9-4068-9899-355bdc5166f1&lt;/id&gt;&lt;/citation&gt;&lt;/metadata&gt;&lt;data&gt;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&lt;/data&gt; \* MERGEFORMAT</w:instrText>
      </w:r>
      <w:r w:rsidR="002447F4">
        <w:rPr>
          <w:color w:val="000000" w:themeColor="text1"/>
          <w:sz w:val="22"/>
          <w:szCs w:val="22"/>
        </w:rPr>
        <w:fldChar w:fldCharType="separate"/>
      </w:r>
      <w:r w:rsidR="002447F4">
        <w:rPr>
          <w:noProof/>
          <w:color w:val="000000" w:themeColor="text1"/>
          <w:sz w:val="22"/>
          <w:szCs w:val="22"/>
        </w:rPr>
        <w:t>(Strobl et al., 2008)</w:t>
      </w:r>
      <w:r w:rsidR="002447F4">
        <w:rPr>
          <w:color w:val="000000" w:themeColor="text1"/>
          <w:sz w:val="22"/>
          <w:szCs w:val="22"/>
        </w:rPr>
        <w:fldChar w:fldCharType="end"/>
      </w:r>
      <w:r w:rsidR="000C46B3">
        <w:rPr>
          <w:color w:val="000000" w:themeColor="text1"/>
          <w:sz w:val="22"/>
          <w:szCs w:val="22"/>
        </w:rPr>
        <w:t xml:space="preserve"> or permutation-based alternatives </w:t>
      </w:r>
      <w:r w:rsidR="002447F4">
        <w:rPr>
          <w:color w:val="000000" w:themeColor="text1"/>
          <w:sz w:val="22"/>
          <w:szCs w:val="22"/>
        </w:rPr>
        <w:fldChar w:fldCharType="begin" w:fldLock="1"/>
      </w:r>
      <w:r w:rsidR="002447F4">
        <w:rPr>
          <w:color w:val="000000" w:themeColor="text1"/>
          <w:sz w:val="22"/>
          <w:szCs w:val="22"/>
        </w:rPr>
        <w:instrText>ADDIN paperpile_citation &lt;clusterId&gt;R851F218U598S322&lt;/clusterId&gt;&lt;metadata&gt;&lt;citation&gt;&lt;id&gt;9814829b-a248-4de5-acf8-d1bd512744d3&lt;/id&gt;&lt;/citation&gt;&lt;/metadata&gt;&lt;data&gt;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&lt;/data&gt; \* MERGEFORMAT</w:instrText>
      </w:r>
      <w:r w:rsidR="002447F4">
        <w:rPr>
          <w:color w:val="000000" w:themeColor="text1"/>
          <w:sz w:val="22"/>
          <w:szCs w:val="22"/>
        </w:rPr>
        <w:fldChar w:fldCharType="separate"/>
      </w:r>
      <w:r w:rsidR="002447F4">
        <w:rPr>
          <w:noProof/>
          <w:color w:val="000000" w:themeColor="text1"/>
          <w:sz w:val="22"/>
          <w:szCs w:val="22"/>
        </w:rPr>
        <w:t>(Gong et al., 2021)</w:t>
      </w:r>
      <w:r w:rsidR="002447F4">
        <w:rPr>
          <w:color w:val="000000" w:themeColor="text1"/>
          <w:sz w:val="22"/>
          <w:szCs w:val="22"/>
        </w:rPr>
        <w:fldChar w:fldCharType="end"/>
      </w:r>
      <w:r w:rsidR="00416EE4">
        <w:rPr>
          <w:color w:val="000000" w:themeColor="text1"/>
          <w:sz w:val="22"/>
          <w:szCs w:val="22"/>
        </w:rPr>
        <w:t xml:space="preserve"> </w:t>
      </w:r>
      <w:r w:rsidR="000C46B3">
        <w:rPr>
          <w:color w:val="000000" w:themeColor="text1"/>
          <w:sz w:val="22"/>
          <w:szCs w:val="22"/>
        </w:rPr>
        <w:t xml:space="preserve">may help mitigate these biases. </w:t>
      </w:r>
      <w:r w:rsidR="00865646">
        <w:rPr>
          <w:sz w:val="22"/>
          <w:szCs w:val="22"/>
        </w:rPr>
        <w:t>Second</w:t>
      </w:r>
      <w:r w:rsidR="000C46B3">
        <w:rPr>
          <w:sz w:val="22"/>
          <w:szCs w:val="22"/>
        </w:rPr>
        <w:t>,</w:t>
      </w:r>
      <w:r w:rsidR="00865646">
        <w:rPr>
          <w:sz w:val="22"/>
          <w:szCs w:val="22"/>
        </w:rPr>
        <w:t xml:space="preserve"> the variable importance calculation in random forest systematically underestimates the importance of categorical variables</w:t>
      </w:r>
      <w:r w:rsidR="00AD0AB7">
        <w:rPr>
          <w:sz w:val="22"/>
          <w:szCs w:val="22"/>
        </w:rPr>
        <w:t xml:space="preserve"> </w:t>
      </w:r>
      <w:r w:rsidR="002447F4">
        <w:rPr>
          <w:sz w:val="22"/>
          <w:szCs w:val="22"/>
        </w:rPr>
        <w:fldChar w:fldCharType="begin" w:fldLock="1"/>
      </w:r>
      <w:r w:rsidR="002447F4">
        <w:rPr>
          <w:sz w:val="22"/>
          <w:szCs w:val="22"/>
        </w:rPr>
        <w:instrText>ADDIN paperpile_citation &lt;clusterId&gt;B531O618D298I982&lt;/clusterId&gt;&lt;metadata&gt;&lt;citation&gt;&lt;id&gt;f0162636-9c40-4c05-b261-ca38b94f3a9e&lt;/id&gt;&lt;/citation&gt;&lt;citation&gt;&lt;id&gt;d196f673-bf87-4a02-8dda-85505fc49698&lt;/id&gt;&lt;/citation&gt;&lt;/metadata&gt;&lt;data&gt;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&lt;/data&gt; \* MERGEFORMAT</w:instrText>
      </w:r>
      <w:r w:rsidR="002447F4">
        <w:rPr>
          <w:sz w:val="22"/>
          <w:szCs w:val="22"/>
        </w:rPr>
        <w:fldChar w:fldCharType="separate"/>
      </w:r>
      <w:r w:rsidR="002447F4">
        <w:rPr>
          <w:noProof/>
          <w:sz w:val="22"/>
          <w:szCs w:val="22"/>
        </w:rPr>
        <w:t>(Hines et al., 2022; Strobl et al., 2007)</w:t>
      </w:r>
      <w:r w:rsidR="002447F4">
        <w:rPr>
          <w:sz w:val="22"/>
          <w:szCs w:val="22"/>
        </w:rPr>
        <w:fldChar w:fldCharType="end"/>
      </w:r>
      <w:r w:rsidR="00416EE4">
        <w:rPr>
          <w:sz w:val="22"/>
          <w:szCs w:val="22"/>
        </w:rPr>
        <w:t>.</w:t>
      </w:r>
      <w:r w:rsidR="000C46B3">
        <w:rPr>
          <w:sz w:val="22"/>
          <w:szCs w:val="22"/>
        </w:rPr>
        <w:t xml:space="preserve"> </w:t>
      </w:r>
      <w:r w:rsidR="00FC02B6">
        <w:rPr>
          <w:sz w:val="22"/>
          <w:szCs w:val="22"/>
        </w:rPr>
        <w:t>Bias</w:t>
      </w:r>
      <w:r w:rsidR="000C46B3">
        <w:rPr>
          <w:sz w:val="22"/>
          <w:szCs w:val="22"/>
        </w:rPr>
        <w:t xml:space="preserve">-corrected split criteria </w:t>
      </w:r>
      <w:r w:rsidR="002447F4">
        <w:rPr>
          <w:sz w:val="22"/>
          <w:szCs w:val="22"/>
        </w:rPr>
        <w:fldChar w:fldCharType="begin" w:fldLock="1"/>
      </w:r>
      <w:r w:rsidR="002447F4">
        <w:rPr>
          <w:sz w:val="22"/>
          <w:szCs w:val="22"/>
        </w:rPr>
        <w:instrText>ADDIN paperpile_citation &lt;clusterId&gt;P443C493Y184W515&lt;/clusterId&gt;&lt;metadata&gt;&lt;citation&gt;&lt;id&gt;3c93adf8-2aca-4ade-aa12-022a06deac9a&lt;/id&gt;&lt;/citation&gt;&lt;/metadata&gt;&lt;data&gt;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&lt;/data&gt; \* MERGEFORMAT</w:instrText>
      </w:r>
      <w:r w:rsidR="002447F4">
        <w:rPr>
          <w:sz w:val="22"/>
          <w:szCs w:val="22"/>
        </w:rPr>
        <w:fldChar w:fldCharType="separate"/>
      </w:r>
      <w:r w:rsidR="002447F4">
        <w:rPr>
          <w:noProof/>
          <w:sz w:val="22"/>
          <w:szCs w:val="22"/>
        </w:rPr>
        <w:t>(Hothorn et al., 2006)</w:t>
      </w:r>
      <w:r w:rsidR="002447F4">
        <w:rPr>
          <w:sz w:val="22"/>
          <w:szCs w:val="22"/>
        </w:rPr>
        <w:fldChar w:fldCharType="end"/>
      </w:r>
      <w:r w:rsidR="00FC02B6">
        <w:rPr>
          <w:sz w:val="22"/>
          <w:szCs w:val="22"/>
        </w:rPr>
        <w:t xml:space="preserve"> and importance metrics </w:t>
      </w:r>
      <w:r w:rsidR="002447F4">
        <w:rPr>
          <w:sz w:val="22"/>
          <w:szCs w:val="22"/>
        </w:rPr>
        <w:fldChar w:fldCharType="begin" w:fldLock="1"/>
      </w:r>
      <w:r w:rsidR="002447F4">
        <w:rPr>
          <w:sz w:val="22"/>
          <w:szCs w:val="22"/>
        </w:rPr>
        <w:instrText>ADDIN paperpile_citation &lt;clusterId&gt;P713D761Z451W874&lt;/clusterId&gt;&lt;metadata&gt;&lt;citation&gt;&lt;id&gt;d196f673-bf87-4a02-8dda-85505fc49698&lt;/id&gt;&lt;/citation&gt;&lt;/metadata&gt;&lt;data&gt;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&lt;/data&gt; \* MERGEFORMAT</w:instrText>
      </w:r>
      <w:r w:rsidR="002447F4">
        <w:rPr>
          <w:sz w:val="22"/>
          <w:szCs w:val="22"/>
        </w:rPr>
        <w:fldChar w:fldCharType="separate"/>
      </w:r>
      <w:r w:rsidR="002447F4">
        <w:rPr>
          <w:noProof/>
          <w:sz w:val="22"/>
          <w:szCs w:val="22"/>
        </w:rPr>
        <w:t>(Hines et al., 2022)</w:t>
      </w:r>
      <w:r w:rsidR="002447F4">
        <w:rPr>
          <w:sz w:val="22"/>
          <w:szCs w:val="22"/>
        </w:rPr>
        <w:fldChar w:fldCharType="end"/>
      </w:r>
      <w:r w:rsidR="00416EE4">
        <w:rPr>
          <w:sz w:val="22"/>
          <w:szCs w:val="22"/>
        </w:rPr>
        <w:t xml:space="preserve"> </w:t>
      </w:r>
      <w:r w:rsidR="000C46B3">
        <w:rPr>
          <w:sz w:val="22"/>
          <w:szCs w:val="22"/>
        </w:rPr>
        <w:t>could offer more balanced variable importance estimates.</w:t>
      </w:r>
      <w:r w:rsidR="00865646">
        <w:rPr>
          <w:sz w:val="22"/>
          <w:szCs w:val="22"/>
        </w:rPr>
        <w:t xml:space="preserve"> Last, the iterative nature of the backward elimination process is computationally intensive, particularly for datasets with thousands of features. Future work could focus on developing more computationally efficient feature selection algorithms. </w:t>
      </w:r>
      <w:r w:rsidRPr="004A5CCA">
        <w:rPr>
          <w:sz w:val="22"/>
          <w:szCs w:val="22"/>
        </w:rPr>
        <w:t xml:space="preserve"> </w:t>
      </w:r>
      <w:r>
        <w:br w:type="page"/>
      </w:r>
    </w:p>
    <w:p w14:paraId="464590AA" w14:textId="7DCA8E08" w:rsidR="00E601C5" w:rsidRPr="00191BB7" w:rsidRDefault="2CA0AE9E" w:rsidP="0BE84A6E">
      <w:pPr>
        <w:spacing w:after="240" w:line="360" w:lineRule="auto"/>
        <w:rPr>
          <w:sz w:val="40"/>
          <w:szCs w:val="40"/>
        </w:rPr>
      </w:pPr>
      <w:r w:rsidRPr="0BE84A6E">
        <w:rPr>
          <w:sz w:val="40"/>
          <w:szCs w:val="40"/>
        </w:rPr>
        <w:lastRenderedPageBreak/>
        <w:t>Conclusion</w:t>
      </w:r>
    </w:p>
    <w:p w14:paraId="354A5ACB" w14:textId="22591602" w:rsidR="0052308C" w:rsidRPr="00415FF0" w:rsidRDefault="0052308C" w:rsidP="0083435F">
      <w:pPr>
        <w:spacing w:after="240" w:line="360" w:lineRule="auto"/>
        <w:rPr>
          <w:sz w:val="22"/>
          <w:szCs w:val="22"/>
        </w:rPr>
      </w:pPr>
      <w:r w:rsidRPr="003A7807">
        <w:rPr>
          <w:sz w:val="22"/>
          <w:szCs w:val="22"/>
        </w:rPr>
        <w:t xml:space="preserve">This work demonstrates how GRF can be adapted to move beyond population averages toward a person-centered science of behavior by predicting individualized treatment effects and identifying key moderators of </w:t>
      </w:r>
      <w:r w:rsidR="003A7807" w:rsidRPr="003A7807">
        <w:rPr>
          <w:sz w:val="22"/>
          <w:szCs w:val="22"/>
        </w:rPr>
        <w:t>these personalized estimates.</w:t>
      </w:r>
      <w:r w:rsidRPr="003A7807">
        <w:rPr>
          <w:sz w:val="22"/>
          <w:szCs w:val="22"/>
        </w:rPr>
        <w:t xml:space="preserve"> </w:t>
      </w:r>
      <w:r w:rsidR="003A7807" w:rsidRPr="003A7807">
        <w:rPr>
          <w:sz w:val="22"/>
          <w:szCs w:val="22"/>
        </w:rPr>
        <w:t xml:space="preserve">By devising and validating analytic approaches that enable GRF to perform these tasks </w:t>
      </w:r>
      <w:r w:rsidR="003A7807">
        <w:rPr>
          <w:sz w:val="22"/>
          <w:szCs w:val="22"/>
        </w:rPr>
        <w:t>reliably</w:t>
      </w:r>
      <w:r w:rsidR="003A7807" w:rsidRPr="003A7807">
        <w:rPr>
          <w:sz w:val="22"/>
          <w:szCs w:val="22"/>
        </w:rPr>
        <w:t xml:space="preserve"> even with high-dimensional datasets, we demonstrated that the GRF framework can generate more comprehensive hypotheses about individual difference factors and thereby facilitate subsequent research. Furthermore, by data-driven identification of responsive subgroups to specific treatments, we highlighted its potential to inform the development of more efficient and personalized clinical and policy interventions.</w:t>
      </w:r>
      <w:r w:rsidR="003A7807" w:rsidRPr="003A7807" w:rsidDel="00477435">
        <w:rPr>
          <w:sz w:val="22"/>
          <w:szCs w:val="22"/>
        </w:rPr>
        <w:t xml:space="preserve"> </w:t>
      </w:r>
      <w:r w:rsidR="003A7807">
        <w:rPr>
          <w:sz w:val="22"/>
          <w:szCs w:val="22"/>
        </w:rPr>
        <w:t xml:space="preserve">In doing so, it contributes to a broader shift in psychology and behavioral sciences: treating heterogeneity not as unexplained noise, but as a central feature of human functioning and opportunity for evidence-based personalization. </w:t>
      </w:r>
      <w:r w:rsidR="0BE84A6E" w:rsidRPr="00415FF0">
        <w:rPr>
          <w:sz w:val="22"/>
          <w:szCs w:val="22"/>
        </w:rPr>
        <w:br w:type="page"/>
      </w:r>
    </w:p>
    <w:p w14:paraId="7741B5E6" w14:textId="50F47A92" w:rsidR="00E601C5" w:rsidRPr="007D50F8" w:rsidRDefault="00E601C5" w:rsidP="00E601C5">
      <w:pPr>
        <w:pStyle w:val="Heading1"/>
        <w:spacing w:after="240" w:line="360" w:lineRule="auto"/>
        <w:jc w:val="left"/>
        <w:rPr>
          <w:b w:val="0"/>
          <w:bCs w:val="0"/>
          <w:sz w:val="40"/>
          <w:szCs w:val="40"/>
        </w:rPr>
      </w:pPr>
      <w:r>
        <w:rPr>
          <w:b w:val="0"/>
          <w:bCs w:val="0"/>
          <w:sz w:val="40"/>
          <w:szCs w:val="40"/>
        </w:rPr>
        <w:lastRenderedPageBreak/>
        <w:t>Acknowledgement</w:t>
      </w:r>
    </w:p>
    <w:p w14:paraId="32C3FBFC" w14:textId="0668173B" w:rsidR="003414E7" w:rsidRPr="0087056D" w:rsidRDefault="00E601C5" w:rsidP="001A2E2F">
      <w:pPr>
        <w:spacing w:line="360" w:lineRule="auto"/>
        <w:rPr>
          <w:b/>
          <w:color w:val="000000" w:themeColor="text1"/>
          <w:sz w:val="22"/>
          <w:szCs w:val="22"/>
        </w:rPr>
      </w:pPr>
      <w:r w:rsidRPr="0087056D">
        <w:rPr>
          <w:sz w:val="22"/>
          <w:szCs w:val="22"/>
        </w:rPr>
        <w:t xml:space="preserve">This work was supported by the National Research Foundation of Korea (NRF) grant funded by the Korea government (MSIT)(No. 2021R1C1C1006503, RS-2023-00266787, RS-2023-00265406, RS-2024-00421268, RS-2024-00342301, RS-2024-00435727, NRF-2021M3E5D2A01022515), by Creative-Pioneering Researchers Program through Seoul National University (No. 200-20240057, 200-20240135), by Semi-Supervised Learning Research Grant by SAMSUNG (No.A0342-20220009), by Identify the network of brain preparation steps for concentration Research Grant by </w:t>
      </w:r>
      <w:proofErr w:type="spellStart"/>
      <w:r w:rsidRPr="0087056D">
        <w:rPr>
          <w:sz w:val="22"/>
          <w:szCs w:val="22"/>
        </w:rPr>
        <w:t>LooxidLabs</w:t>
      </w:r>
      <w:proofErr w:type="spellEnd"/>
      <w:r w:rsidRPr="0087056D">
        <w:rPr>
          <w:sz w:val="22"/>
          <w:szCs w:val="22"/>
        </w:rPr>
        <w:t xml:space="preserve"> (No.339-20230001), by Institute of Information &amp; communications Technology Planning &amp; Evaluation (IITP) grant funded by the Korea government (MSIT) [NO.RS-2021-II211343, </w:t>
      </w:r>
      <w:r w:rsidR="00367829" w:rsidRPr="00367829">
        <w:rPr>
          <w:sz w:val="22"/>
          <w:szCs w:val="22"/>
        </w:rPr>
        <w:t>2021-0-01343,</w:t>
      </w:r>
      <w:r w:rsidR="00367829">
        <w:rPr>
          <w:sz w:val="22"/>
          <w:szCs w:val="22"/>
        </w:rPr>
        <w:t xml:space="preserve"> </w:t>
      </w:r>
      <w:r w:rsidRPr="0087056D">
        <w:rPr>
          <w:sz w:val="22"/>
          <w:szCs w:val="22"/>
        </w:rPr>
        <w:t>Artificial Intelligence Graduate School Program (Seoul National University)] by the MSIT (Ministry of Science, ICT), Korea, under the Global Research Support Program in the Digital Field program (RS-2024-00421268) supervised by the IITP (Institute for Information &amp; Communications Technology Planning &amp; Evaluation), by the National Supercomputing Center with supercomputing resources including technical support (KSC-2023-CRE-0568), by the Ministry of Education of the Republic of Korea and the National Research Foundation of Korea (NRF-2021S1A3A2A02090597), by the Korea Health Industry Development Institute (KHIDI), and by the Ministry of Health and Welfare, Republic of Korea (HR22C1605), by Artificial intelligence industrial convergence cluster development project funded by the Ministry of Science and ICT (MSIT, Korea) &amp; Gwangju Metropolitan City and by KBRI basic research program through Korea Brain Research Institute funded by Ministry of Science and ICT (25-BR-05-01).</w:t>
      </w:r>
      <w:r w:rsidRPr="0087056D">
        <w:rPr>
          <w:b/>
          <w:color w:val="000000" w:themeColor="text1"/>
          <w:sz w:val="22"/>
          <w:szCs w:val="22"/>
        </w:rPr>
        <w:t xml:space="preserve"> </w:t>
      </w:r>
      <w:r w:rsidR="003414E7" w:rsidRPr="0087056D">
        <w:rPr>
          <w:b/>
          <w:color w:val="000000" w:themeColor="text1"/>
          <w:sz w:val="22"/>
          <w:szCs w:val="22"/>
        </w:rPr>
        <w:br w:type="page"/>
      </w:r>
    </w:p>
    <w:p w14:paraId="723A86DB" w14:textId="16125FE4" w:rsidR="003414E7" w:rsidRPr="007D50F8" w:rsidRDefault="003414E7" w:rsidP="003414E7">
      <w:pPr>
        <w:pStyle w:val="Heading1"/>
        <w:spacing w:after="240" w:line="360" w:lineRule="auto"/>
        <w:jc w:val="left"/>
        <w:rPr>
          <w:b w:val="0"/>
          <w:bCs w:val="0"/>
          <w:sz w:val="40"/>
          <w:szCs w:val="40"/>
        </w:rPr>
      </w:pPr>
      <w:r>
        <w:rPr>
          <w:b w:val="0"/>
          <w:bCs w:val="0"/>
          <w:sz w:val="40"/>
          <w:szCs w:val="40"/>
        </w:rPr>
        <w:lastRenderedPageBreak/>
        <w:t>Author Contributions</w:t>
      </w:r>
    </w:p>
    <w:p w14:paraId="37AEDD7B" w14:textId="38C4F6F7" w:rsidR="001A2B6B" w:rsidRPr="00BF7B38" w:rsidRDefault="003414E7" w:rsidP="00BF7B38">
      <w:pPr>
        <w:spacing w:line="360" w:lineRule="auto"/>
        <w:rPr>
          <w:sz w:val="22"/>
          <w:szCs w:val="22"/>
        </w:rPr>
      </w:pPr>
      <w:r w:rsidRPr="005A5073">
        <w:rPr>
          <w:sz w:val="22"/>
          <w:szCs w:val="22"/>
        </w:rPr>
        <w:t xml:space="preserve">J.L., J.J.P, M.P., S.Y.C., and J.C. conceptualized the project. J.L., J.J.P., M.P., and S.Y.C. undertook the simulation and real-world dataset analyses. J.L. and M.P. visualized the figures. J.L., J.J.P., M.P., S.Y.C., and J.C. wrote the original draft and edited the final version of the article. All authors reviewed and approved the manuscript. </w:t>
      </w:r>
      <w:r w:rsidR="00017086" w:rsidRPr="00E601C5">
        <w:rPr>
          <w:b/>
          <w:color w:val="000000" w:themeColor="text1"/>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CellMar>
          <w:top w:w="284" w:type="dxa"/>
          <w:left w:w="284" w:type="dxa"/>
          <w:bottom w:w="284" w:type="dxa"/>
          <w:right w:w="284" w:type="dxa"/>
        </w:tblCellMar>
        <w:tblLook w:val="04A0" w:firstRow="1" w:lastRow="0" w:firstColumn="1" w:lastColumn="0" w:noHBand="0" w:noVBand="1"/>
      </w:tblPr>
      <w:tblGrid>
        <w:gridCol w:w="9350"/>
      </w:tblGrid>
      <w:tr w:rsidR="001A2B6B" w14:paraId="78B2298B" w14:textId="77777777" w:rsidTr="001A2B6B">
        <w:tc>
          <w:tcPr>
            <w:tcW w:w="9350" w:type="dxa"/>
            <w:shd w:val="clear" w:color="auto" w:fill="E7E6E6" w:themeFill="background2"/>
          </w:tcPr>
          <w:p w14:paraId="241734C9" w14:textId="67793C99" w:rsidR="001A2B6B" w:rsidRPr="001A2B6B" w:rsidRDefault="001A2B6B" w:rsidP="001A2B6B">
            <w:pPr>
              <w:spacing w:after="240" w:line="360" w:lineRule="auto"/>
              <w:rPr>
                <w:b/>
                <w:bCs/>
              </w:rPr>
            </w:pPr>
            <w:r w:rsidRPr="001A2B6B">
              <w:rPr>
                <w:b/>
                <w:bCs/>
              </w:rPr>
              <w:lastRenderedPageBreak/>
              <w:t>Box 1</w:t>
            </w:r>
            <w:r>
              <w:rPr>
                <w:b/>
                <w:bCs/>
              </w:rPr>
              <w:t xml:space="preserve"> |</w:t>
            </w:r>
            <w:r w:rsidRPr="001A2B6B">
              <w:rPr>
                <w:b/>
                <w:bCs/>
              </w:rPr>
              <w:t xml:space="preserve"> Honesty rule of GRF to prevent data leakage without explicit train/test split</w:t>
            </w:r>
          </w:p>
          <w:p w14:paraId="3403F9CD" w14:textId="21963BAD" w:rsidR="005F2601" w:rsidRPr="00013BAC" w:rsidRDefault="00013BAC" w:rsidP="005F2601">
            <w:pPr>
              <w:spacing w:after="240" w:line="276" w:lineRule="auto"/>
              <w:rPr>
                <w:sz w:val="22"/>
                <w:szCs w:val="22"/>
              </w:rPr>
            </w:pPr>
            <w:r>
              <w:rPr>
                <w:sz w:val="22"/>
                <w:szCs w:val="22"/>
              </w:rPr>
              <w:t xml:space="preserve">GRF uses an </w:t>
            </w:r>
            <w:r w:rsidR="005F2601" w:rsidRPr="00013BAC">
              <w:rPr>
                <w:sz w:val="22"/>
                <w:szCs w:val="22"/>
              </w:rPr>
              <w:t xml:space="preserve">‘honest’ subsampling design </w:t>
            </w:r>
            <w:r>
              <w:rPr>
                <w:sz w:val="22"/>
                <w:szCs w:val="22"/>
              </w:rPr>
              <w:t xml:space="preserve">to ensure a rigorous inference of average and individual treatment effects: </w:t>
            </w:r>
            <w:r w:rsidR="005F2601" w:rsidRPr="00013BAC">
              <w:rPr>
                <w:sz w:val="22"/>
                <w:szCs w:val="22"/>
              </w:rPr>
              <w:t>each tree’s subsample is split into two disjoint parts</w:t>
            </w:r>
            <w:r>
              <w:rPr>
                <w:sz w:val="22"/>
                <w:szCs w:val="22"/>
              </w:rPr>
              <w:t xml:space="preserve"> </w:t>
            </w:r>
            <w:r w:rsidR="005F2601" w:rsidRPr="00013BAC">
              <w:rPr>
                <w:sz w:val="22"/>
                <w:szCs w:val="22"/>
              </w:rPr>
              <w:t>—</w:t>
            </w:r>
            <w:r>
              <w:rPr>
                <w:sz w:val="22"/>
                <w:szCs w:val="22"/>
              </w:rPr>
              <w:t xml:space="preserve"> </w:t>
            </w:r>
            <w:r w:rsidR="005F2601" w:rsidRPr="00013BAC">
              <w:rPr>
                <w:sz w:val="22"/>
                <w:szCs w:val="22"/>
              </w:rPr>
              <w:t xml:space="preserve">one half is used to determine the tree’s splitting structure, and the other half is used to estimate leaf-level parameters (e.g., </w:t>
            </w:r>
            <w:r>
              <w:rPr>
                <w:sz w:val="22"/>
                <w:szCs w:val="22"/>
              </w:rPr>
              <w:t xml:space="preserve">leaf-level average </w:t>
            </w:r>
            <w:r w:rsidR="005F2601" w:rsidRPr="00013BAC">
              <w:rPr>
                <w:sz w:val="22"/>
                <w:szCs w:val="22"/>
              </w:rPr>
              <w:t>treatment effects). This separation between structure-learning and parameter-estimation eliminates the bias introduced by adaptively fitting splits</w:t>
            </w:r>
            <w:r w:rsidRPr="00013BAC">
              <w:rPr>
                <w:sz w:val="22"/>
                <w:szCs w:val="22"/>
              </w:rPr>
              <w:t>.</w:t>
            </w:r>
          </w:p>
          <w:p w14:paraId="6AF66A47" w14:textId="7AD3E65C" w:rsidR="005F2601" w:rsidRPr="00013BAC" w:rsidRDefault="005F2601" w:rsidP="005F2601">
            <w:pPr>
              <w:spacing w:after="240" w:line="276" w:lineRule="auto"/>
              <w:rPr>
                <w:sz w:val="22"/>
                <w:szCs w:val="22"/>
              </w:rPr>
            </w:pPr>
            <w:r w:rsidRPr="00013BAC">
              <w:rPr>
                <w:sz w:val="22"/>
                <w:szCs w:val="22"/>
              </w:rPr>
              <w:t>In practice, the honesty mechanism functions much like having separate training, validation, and test sets within each tree: one part defines the tree structure, another estimates the parameters, and out‑of‑bag (OOB) samples</w:t>
            </w:r>
            <w:r w:rsidR="00013BAC">
              <w:rPr>
                <w:sz w:val="22"/>
                <w:szCs w:val="22"/>
              </w:rPr>
              <w:t xml:space="preserve"> </w:t>
            </w:r>
            <w:r w:rsidRPr="00013BAC">
              <w:rPr>
                <w:sz w:val="22"/>
                <w:szCs w:val="22"/>
              </w:rPr>
              <w:t>—</w:t>
            </w:r>
            <w:r w:rsidR="00013BAC">
              <w:rPr>
                <w:sz w:val="22"/>
                <w:szCs w:val="22"/>
              </w:rPr>
              <w:t xml:space="preserve"> </w:t>
            </w:r>
            <w:r w:rsidRPr="00013BAC">
              <w:rPr>
                <w:sz w:val="22"/>
                <w:szCs w:val="22"/>
              </w:rPr>
              <w:t>those unused in both steps</w:t>
            </w:r>
            <w:r w:rsidR="00013BAC">
              <w:rPr>
                <w:sz w:val="22"/>
                <w:szCs w:val="22"/>
              </w:rPr>
              <w:t xml:space="preserve"> </w:t>
            </w:r>
            <w:r w:rsidRPr="00013BAC">
              <w:rPr>
                <w:sz w:val="22"/>
                <w:szCs w:val="22"/>
              </w:rPr>
              <w:t>—</w:t>
            </w:r>
            <w:r w:rsidR="00013BAC">
              <w:rPr>
                <w:sz w:val="22"/>
                <w:szCs w:val="22"/>
              </w:rPr>
              <w:t xml:space="preserve"> </w:t>
            </w:r>
            <w:r w:rsidRPr="00013BAC">
              <w:rPr>
                <w:sz w:val="22"/>
                <w:szCs w:val="22"/>
              </w:rPr>
              <w:t xml:space="preserve">serve as implicit test data. For example, when </w:t>
            </w:r>
            <w:r w:rsidR="00013BAC" w:rsidRPr="00013BAC">
              <w:rPr>
                <w:sz w:val="22"/>
                <w:szCs w:val="22"/>
              </w:rPr>
              <w:t>predicting</w:t>
            </w:r>
            <w:r w:rsidRPr="00013BAC">
              <w:rPr>
                <w:sz w:val="22"/>
                <w:szCs w:val="22"/>
              </w:rPr>
              <w:t xml:space="preserve"> </w:t>
            </w:r>
            <w:r w:rsidR="00013BAC" w:rsidRPr="00013BAC">
              <w:rPr>
                <w:sz w:val="22"/>
                <w:szCs w:val="22"/>
              </w:rPr>
              <w:t xml:space="preserve">sample </w:t>
            </w:r>
            <m:oMath>
              <m:r>
                <w:rPr>
                  <w:rFonts w:ascii="Cambria Math" w:hAnsi="Cambria Math"/>
                  <w:sz w:val="22"/>
                  <w:szCs w:val="22"/>
                </w:rPr>
                <m:t>i</m:t>
              </m:r>
            </m:oMath>
            <w:r w:rsidR="00013BAC" w:rsidRPr="00013BAC">
              <w:rPr>
                <w:sz w:val="22"/>
                <w:szCs w:val="22"/>
              </w:rPr>
              <w:t xml:space="preserve">’s ITE, </w:t>
            </w:r>
            <m:oMath>
              <m:sSub>
                <m:sSubPr>
                  <m:ctrlPr>
                    <w:rPr>
                      <w:rFonts w:ascii="Cambria Math" w:hAnsi="Cambria Math"/>
                      <w:i/>
                      <w:sz w:val="22"/>
                      <w:szCs w:val="22"/>
                    </w:rPr>
                  </m:ctrlPr>
                </m:sSubPr>
                <m:e>
                  <m:r>
                    <m:rPr>
                      <m:sty m:val="p"/>
                    </m:rPr>
                    <w:rPr>
                      <w:rFonts w:ascii="Cambria Math" w:hAnsi="Cambria Math"/>
                      <w:sz w:val="22"/>
                      <w:szCs w:val="22"/>
                    </w:rPr>
                    <m:t>τ</m:t>
                  </m:r>
                  <m:ctrlPr>
                    <w:rPr>
                      <w:rFonts w:ascii="Cambria Math" w:hAnsi="Cambria Math"/>
                      <w:sz w:val="22"/>
                      <w:szCs w:val="22"/>
                    </w:rPr>
                  </m:ctrlPr>
                </m:e>
                <m:sub>
                  <m:r>
                    <w:rPr>
                      <w:rFonts w:ascii="Cambria Math" w:hAnsi="Cambria Math"/>
                      <w:sz w:val="22"/>
                      <w:szCs w:val="22"/>
                    </w:rPr>
                    <m:t>i</m:t>
                  </m:r>
                </m:sub>
              </m:sSub>
            </m:oMath>
            <w:r w:rsidRPr="00013BAC">
              <w:rPr>
                <w:sz w:val="22"/>
                <w:szCs w:val="22"/>
              </w:rPr>
              <w:t xml:space="preserve">, GRF uses only those trees where sample </w:t>
            </w:r>
            <m:oMath>
              <m:r>
                <w:rPr>
                  <w:rFonts w:ascii="Cambria Math" w:hAnsi="Cambria Math"/>
                  <w:sz w:val="22"/>
                  <w:szCs w:val="22"/>
                </w:rPr>
                <m:t>i</m:t>
              </m:r>
            </m:oMath>
            <w:r w:rsidRPr="00013BAC">
              <w:rPr>
                <w:sz w:val="22"/>
                <w:szCs w:val="22"/>
              </w:rPr>
              <w:t xml:space="preserve"> was not involved in either structure learning or parameter estimation (i.e., truly “honest” trees). This yields OOB predictions without the need for explicit cross‑validation or train/test splits, preserving estimation integrity and enabling rigorous inference for all samples.</w:t>
            </w:r>
          </w:p>
          <w:p w14:paraId="6F6B127B" w14:textId="1B7C10E6" w:rsidR="004B36EA" w:rsidRDefault="001A2B6B" w:rsidP="001A2B6B">
            <w:pPr>
              <w:spacing w:after="240" w:line="276" w:lineRule="auto"/>
              <w:rPr>
                <w:sz w:val="22"/>
                <w:szCs w:val="22"/>
              </w:rPr>
            </w:pPr>
            <w:r w:rsidRPr="004F1FD5">
              <w:rPr>
                <w:sz w:val="22"/>
                <w:szCs w:val="22"/>
              </w:rPr>
              <w:t xml:space="preserve">The figure below </w:t>
            </w:r>
            <w:r w:rsidR="00D13450" w:rsidRPr="00D13450">
              <w:rPr>
                <w:sz w:val="22"/>
                <w:szCs w:val="22"/>
              </w:rPr>
              <w:t>shows how GRF applies the honesty rule when building trees and how out-of-bag (OOB) predictions for ITEs are obtained.</w:t>
            </w:r>
            <w:r w:rsidRPr="004F1FD5">
              <w:rPr>
                <w:sz w:val="22"/>
                <w:szCs w:val="22"/>
              </w:rPr>
              <w:t xml:space="preserve"> </w:t>
            </w:r>
            <w:r w:rsidR="004B36EA" w:rsidRPr="004B36EA">
              <w:rPr>
                <w:sz w:val="22"/>
                <w:szCs w:val="22"/>
              </w:rPr>
              <w:t>For illustration, consider a toy example with eight samples and four trees. In each tree, three samples are randomly chosen for splitting the tree structure (group A, shown in blue), and another three distinct samples are chosen for estimating treatment effects within the leaves (group B, shown in red). The remaining two samples are unused in that tree (shown in gray).</w:t>
            </w:r>
          </w:p>
          <w:p w14:paraId="191AC10C" w14:textId="61838492" w:rsidR="00BB1B09" w:rsidRDefault="00102358" w:rsidP="001A2B6B">
            <w:pPr>
              <w:spacing w:after="240" w:line="276" w:lineRule="auto"/>
              <w:rPr>
                <w:sz w:val="22"/>
                <w:szCs w:val="22"/>
              </w:rPr>
            </w:pPr>
            <w:r>
              <w:rPr>
                <w:sz w:val="22"/>
                <w:szCs w:val="22"/>
              </w:rPr>
              <w:t>To</w:t>
            </w:r>
            <w:r w:rsidR="004F1FD5" w:rsidRPr="004F1FD5">
              <w:rPr>
                <w:sz w:val="22"/>
                <w:szCs w:val="22"/>
              </w:rPr>
              <w:t xml:space="preserve"> predict the ITE for sample</w:t>
            </w:r>
            <w:r w:rsidR="00320C84">
              <w:rPr>
                <w:sz w:val="22"/>
                <w:szCs w:val="22"/>
              </w:rPr>
              <w:t xml:space="preserve"> </w:t>
            </w:r>
            <w:r w:rsidR="00320C84" w:rsidRPr="00320C84">
              <w:rPr>
                <w:rFonts w:ascii="Cambria Math" w:hAnsi="Cambria Math" w:cs="Cambria Math"/>
                <w:sz w:val="22"/>
                <w:szCs w:val="22"/>
              </w:rPr>
              <w:t>①</w:t>
            </w:r>
            <w:r w:rsidR="004F1FD5" w:rsidRPr="004F1FD5">
              <w:rPr>
                <w:sz w:val="22"/>
                <w:szCs w:val="22"/>
              </w:rPr>
              <w:t xml:space="preserve">, </w:t>
            </w:r>
            <w:r w:rsidR="00BB1B09" w:rsidRPr="00BB1B09">
              <w:rPr>
                <w:sz w:val="22"/>
                <w:szCs w:val="22"/>
              </w:rPr>
              <w:t xml:space="preserve">GRF only uses trees in which sample </w:t>
            </w:r>
            <w:r w:rsidR="00BB1B09" w:rsidRPr="00BB1B09">
              <w:rPr>
                <w:rFonts w:ascii="Cambria Math" w:hAnsi="Cambria Math" w:cs="Cambria Math"/>
                <w:sz w:val="22"/>
                <w:szCs w:val="22"/>
              </w:rPr>
              <w:t>①</w:t>
            </w:r>
            <w:r w:rsidR="00BB1B09" w:rsidRPr="00BB1B09">
              <w:rPr>
                <w:sz w:val="22"/>
                <w:szCs w:val="22"/>
              </w:rPr>
              <w:t xml:space="preserve"> was not involved in either splitting or estimation. In this example, Tree 3 meets that condition.</w:t>
            </w:r>
            <w:r w:rsidR="00D30464">
              <w:rPr>
                <w:sz w:val="22"/>
                <w:szCs w:val="22"/>
              </w:rPr>
              <w:t xml:space="preserve"> </w:t>
            </w:r>
            <w:r w:rsidR="00D30464" w:rsidRPr="00D30464">
              <w:rPr>
                <w:sz w:val="22"/>
                <w:szCs w:val="22"/>
              </w:rPr>
              <w:t xml:space="preserve">Within Tree 3, sample </w:t>
            </w:r>
            <w:r w:rsidR="00D30464" w:rsidRPr="00D30464">
              <w:rPr>
                <w:rFonts w:ascii="Cambria Math" w:hAnsi="Cambria Math" w:cs="Cambria Math"/>
                <w:sz w:val="22"/>
                <w:szCs w:val="22"/>
              </w:rPr>
              <w:t>①</w:t>
            </w:r>
            <w:r w:rsidR="00D30464" w:rsidRPr="00D30464">
              <w:rPr>
                <w:sz w:val="22"/>
                <w:szCs w:val="22"/>
              </w:rPr>
              <w:t xml:space="preserve"> is dropped down the tree, and any group B samples (e.g., </w:t>
            </w:r>
            <w:r w:rsidR="00D30464" w:rsidRPr="00D30464">
              <w:rPr>
                <w:rFonts w:ascii="Cambria Math" w:hAnsi="Cambria Math" w:cs="Cambria Math"/>
                <w:sz w:val="22"/>
                <w:szCs w:val="22"/>
              </w:rPr>
              <w:t>④</w:t>
            </w:r>
            <w:r w:rsidR="00D30464" w:rsidRPr="00D30464">
              <w:rPr>
                <w:sz w:val="22"/>
                <w:szCs w:val="22"/>
              </w:rPr>
              <w:t xml:space="preserve">, </w:t>
            </w:r>
            <w:r w:rsidR="00D30464" w:rsidRPr="00D30464">
              <w:rPr>
                <w:rFonts w:ascii="Cambria Math" w:hAnsi="Cambria Math" w:cs="Cambria Math"/>
                <w:sz w:val="22"/>
                <w:szCs w:val="22"/>
              </w:rPr>
              <w:t>⑦</w:t>
            </w:r>
            <w:r w:rsidR="00D30464" w:rsidRPr="00D30464">
              <w:rPr>
                <w:sz w:val="22"/>
                <w:szCs w:val="22"/>
              </w:rPr>
              <w:t xml:space="preserve">, or </w:t>
            </w:r>
            <w:r w:rsidR="00D30464" w:rsidRPr="00D30464">
              <w:rPr>
                <w:rFonts w:ascii="Cambria Math" w:hAnsi="Cambria Math" w:cs="Cambria Math"/>
                <w:sz w:val="22"/>
                <w:szCs w:val="22"/>
              </w:rPr>
              <w:t>③</w:t>
            </w:r>
            <w:r w:rsidR="00D30464" w:rsidRPr="00D30464">
              <w:rPr>
                <w:sz w:val="22"/>
                <w:szCs w:val="22"/>
              </w:rPr>
              <w:t>) that land in the same terminal node are considered similar and assigned weights. By aggregating these weighted neighbors across unrelated trees, GRF obtains an out-of-bag estimate of the ITE for each sample. This mechanism allows GRF to make predictions for all units without requiring an explicit train/test split.</w:t>
            </w:r>
          </w:p>
          <w:p w14:paraId="38282F7A" w14:textId="60184A69" w:rsidR="001A2B6B" w:rsidRPr="001A2B6B" w:rsidRDefault="00E2603D" w:rsidP="00C9314C">
            <w:pPr>
              <w:spacing w:after="240" w:line="276" w:lineRule="auto"/>
              <w:jc w:val="center"/>
              <w:rPr>
                <w:sz w:val="22"/>
                <w:szCs w:val="22"/>
              </w:rPr>
            </w:pPr>
            <w:r>
              <w:rPr>
                <w:noProof/>
                <w:sz w:val="22"/>
                <w:szCs w:val="22"/>
              </w:rPr>
              <w:lastRenderedPageBreak/>
              <w:drawing>
                <wp:inline distT="0" distB="0" distL="0" distR="0" wp14:anchorId="1EEB8745" wp14:editId="1EE21386">
                  <wp:extent cx="5223753" cy="3193968"/>
                  <wp:effectExtent l="0" t="0" r="0" b="0"/>
                  <wp:docPr id="67226149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261494" name="그림 672261494"/>
                          <pic:cNvPicPr/>
                        </pic:nvPicPr>
                        <pic:blipFill>
                          <a:blip r:embed="rId12"/>
                          <a:stretch>
                            <a:fillRect/>
                          </a:stretch>
                        </pic:blipFill>
                        <pic:spPr>
                          <a:xfrm>
                            <a:off x="0" y="0"/>
                            <a:ext cx="5244451" cy="3206623"/>
                          </a:xfrm>
                          <a:prstGeom prst="rect">
                            <a:avLst/>
                          </a:prstGeom>
                        </pic:spPr>
                      </pic:pic>
                    </a:graphicData>
                  </a:graphic>
                </wp:inline>
              </w:drawing>
            </w:r>
          </w:p>
        </w:tc>
      </w:tr>
    </w:tbl>
    <w:p w14:paraId="68BB27A6" w14:textId="11E97317" w:rsidR="001A2B6B" w:rsidRDefault="00415FF0">
      <w:pPr>
        <w:spacing w:after="160" w:line="259" w:lineRule="auto"/>
      </w:pPr>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CellMar>
          <w:top w:w="284" w:type="dxa"/>
          <w:left w:w="284" w:type="dxa"/>
          <w:bottom w:w="284" w:type="dxa"/>
          <w:right w:w="284" w:type="dxa"/>
        </w:tblCellMar>
        <w:tblLook w:val="04A0" w:firstRow="1" w:lastRow="0" w:firstColumn="1" w:lastColumn="0" w:noHBand="0" w:noVBand="1"/>
      </w:tblPr>
      <w:tblGrid>
        <w:gridCol w:w="9350"/>
      </w:tblGrid>
      <w:tr w:rsidR="001A2B6B" w14:paraId="3F181B57" w14:textId="77777777" w:rsidTr="001A2B6B">
        <w:tc>
          <w:tcPr>
            <w:tcW w:w="9350" w:type="dxa"/>
            <w:shd w:val="clear" w:color="auto" w:fill="E7E6E6" w:themeFill="background2"/>
          </w:tcPr>
          <w:p w14:paraId="6C20EB9B" w14:textId="454241A8" w:rsidR="001A2B6B" w:rsidRPr="001A2B6B" w:rsidRDefault="001A2B6B" w:rsidP="001A2B6B">
            <w:pPr>
              <w:spacing w:after="240" w:line="360" w:lineRule="auto"/>
              <w:rPr>
                <w:b/>
                <w:bCs/>
              </w:rPr>
            </w:pPr>
            <w:r w:rsidRPr="001A2B6B">
              <w:rPr>
                <w:b/>
                <w:bCs/>
              </w:rPr>
              <w:lastRenderedPageBreak/>
              <w:t xml:space="preserve">Box </w:t>
            </w:r>
            <w:r>
              <w:rPr>
                <w:b/>
                <w:bCs/>
              </w:rPr>
              <w:t>2 |</w:t>
            </w:r>
            <w:r w:rsidRPr="001A2B6B">
              <w:rPr>
                <w:b/>
                <w:bCs/>
              </w:rPr>
              <w:t xml:space="preserve"> </w:t>
            </w:r>
            <w:r>
              <w:rPr>
                <w:b/>
                <w:bCs/>
              </w:rPr>
              <w:t>Calibration test</w:t>
            </w:r>
          </w:p>
          <w:p w14:paraId="45FB7758" w14:textId="0970FA61" w:rsidR="001A2B6B" w:rsidRPr="00784D1A" w:rsidRDefault="00022A92" w:rsidP="00784D1A">
            <w:pPr>
              <w:spacing w:after="240" w:line="276" w:lineRule="auto"/>
              <w:rPr>
                <w:sz w:val="22"/>
                <w:szCs w:val="22"/>
              </w:rPr>
            </w:pPr>
            <w:r w:rsidRPr="00784D1A">
              <w:rPr>
                <w:color w:val="000000"/>
                <w:sz w:val="22"/>
                <w:szCs w:val="22"/>
              </w:rPr>
              <w:t xml:space="preserve">The calibration test is </w:t>
            </w:r>
            <w:r w:rsidR="00C66597">
              <w:rPr>
                <w:rFonts w:hint="eastAsia"/>
                <w:color w:val="000000"/>
                <w:sz w:val="22"/>
                <w:szCs w:val="22"/>
              </w:rPr>
              <w:t>a</w:t>
            </w:r>
            <w:r w:rsidRPr="00784D1A">
              <w:rPr>
                <w:color w:val="000000"/>
                <w:sz w:val="22"/>
                <w:szCs w:val="22"/>
              </w:rPr>
              <w:t xml:space="preserve"> type of omnibus test used to evaluate the fit of a GRF model. It assesses whether the predicted ATE and ITEs accurately capture the relationship among covariates, treatment, and outcomes in the observed data. The degree of calibration for the ATE and ITE is evaluated using the following equation:</w:t>
            </w:r>
          </w:p>
          <w:p w14:paraId="586026DF" w14:textId="622A9F55" w:rsidR="00784D1A" w:rsidRPr="00776161" w:rsidRDefault="00000000" w:rsidP="00784D1A">
            <w:pPr>
              <w:pStyle w:val="NormalWeb"/>
              <w:spacing w:before="240" w:beforeAutospacing="0" w:after="240" w:afterAutospacing="0" w:line="276" w:lineRule="auto"/>
              <w:rPr>
                <w:rFonts w:ascii="Times New Roman" w:eastAsia="Times New Roman" w:hAnsi="Times New Roman" w:cs="Times New Roman"/>
                <w:i/>
                <w:color w:val="000000"/>
                <w:sz w:val="22"/>
                <w:szCs w:val="22"/>
              </w:rPr>
            </w:pPr>
            <m:oMathPara>
              <m:oMath>
                <m:sSub>
                  <m:sSubPr>
                    <m:ctrlPr>
                      <w:rPr>
                        <w:rFonts w:ascii="Cambria Math" w:eastAsia="Times New Roman" w:hAnsi="Cambria Math" w:cs="Times New Roman"/>
                        <w:i/>
                        <w:color w:val="000000"/>
                        <w:sz w:val="22"/>
                        <w:szCs w:val="22"/>
                      </w:rPr>
                    </m:ctrlPr>
                  </m:sSubPr>
                  <m:e>
                    <m:r>
                      <w:rPr>
                        <w:rFonts w:ascii="Cambria Math" w:eastAsia="Times New Roman" w:hAnsi="Cambria Math" w:cs="Times New Roman"/>
                        <w:color w:val="000000"/>
                        <w:sz w:val="22"/>
                        <w:szCs w:val="22"/>
                      </w:rPr>
                      <m:t>Y</m:t>
                    </m:r>
                  </m:e>
                  <m:sub>
                    <m:r>
                      <w:rPr>
                        <w:rFonts w:ascii="Cambria Math" w:eastAsia="Times New Roman" w:hAnsi="Cambria Math" w:cs="Times New Roman"/>
                        <w:color w:val="000000"/>
                        <w:sz w:val="22"/>
                        <w:szCs w:val="22"/>
                      </w:rPr>
                      <m:t>i</m:t>
                    </m:r>
                  </m:sub>
                </m:sSub>
                <m:r>
                  <w:rPr>
                    <w:rFonts w:ascii="Cambria Math" w:eastAsia="Times New Roman" w:hAnsi="Cambria Math" w:cs="Times New Roman"/>
                    <w:color w:val="000000"/>
                    <w:sz w:val="22"/>
                    <w:szCs w:val="22"/>
                  </w:rPr>
                  <m:t>-</m:t>
                </m:r>
                <m:acc>
                  <m:accPr>
                    <m:ctrlPr>
                      <w:rPr>
                        <w:rFonts w:ascii="Cambria Math" w:eastAsia="Times New Roman" w:hAnsi="Cambria Math" w:cs="Times New Roman"/>
                        <w:i/>
                        <w:color w:val="000000"/>
                        <w:sz w:val="22"/>
                        <w:szCs w:val="22"/>
                      </w:rPr>
                    </m:ctrlPr>
                  </m:accPr>
                  <m:e>
                    <m:r>
                      <w:rPr>
                        <w:rFonts w:ascii="Cambria Math" w:eastAsia="Times New Roman" w:hAnsi="Cambria Math" w:cs="Times New Roman"/>
                        <w:color w:val="000000"/>
                        <w:sz w:val="22"/>
                        <w:szCs w:val="22"/>
                      </w:rPr>
                      <m:t>m</m:t>
                    </m:r>
                  </m:e>
                </m:acc>
                <m:d>
                  <m:dPr>
                    <m:ctrlPr>
                      <w:rPr>
                        <w:rFonts w:ascii="Cambria Math" w:eastAsia="Times New Roman" w:hAnsi="Cambria Math" w:cs="Times New Roman"/>
                        <w:i/>
                        <w:color w:val="000000"/>
                        <w:sz w:val="22"/>
                        <w:szCs w:val="22"/>
                      </w:rPr>
                    </m:ctrlPr>
                  </m:dPr>
                  <m:e>
                    <m:sSub>
                      <m:sSubPr>
                        <m:ctrlPr>
                          <w:rPr>
                            <w:rFonts w:ascii="Cambria Math" w:eastAsia="Times New Roman" w:hAnsi="Cambria Math" w:cs="Times New Roman"/>
                            <w:i/>
                            <w:color w:val="000000"/>
                            <w:sz w:val="22"/>
                            <w:szCs w:val="22"/>
                          </w:rPr>
                        </m:ctrlPr>
                      </m:sSubPr>
                      <m:e>
                        <m:r>
                          <w:rPr>
                            <w:rFonts w:ascii="Cambria Math" w:eastAsia="Times New Roman" w:hAnsi="Cambria Math" w:cs="Times New Roman"/>
                            <w:color w:val="000000"/>
                            <w:sz w:val="22"/>
                            <w:szCs w:val="22"/>
                          </w:rPr>
                          <m:t>x</m:t>
                        </m:r>
                      </m:e>
                      <m:sub>
                        <m:r>
                          <w:rPr>
                            <w:rFonts w:ascii="Cambria Math" w:eastAsia="Times New Roman" w:hAnsi="Cambria Math" w:cs="Times New Roman"/>
                            <w:color w:val="000000"/>
                            <w:sz w:val="22"/>
                            <w:szCs w:val="22"/>
                          </w:rPr>
                          <m:t>i</m:t>
                        </m:r>
                      </m:sub>
                    </m:sSub>
                  </m:e>
                </m:d>
                <m:r>
                  <w:rPr>
                    <w:rFonts w:ascii="Cambria Math" w:eastAsia="Times New Roman" w:hAnsi="Cambria Math" w:cs="Times New Roman"/>
                    <w:color w:val="000000"/>
                    <w:sz w:val="22"/>
                    <w:szCs w:val="22"/>
                  </w:rPr>
                  <m:t>=</m:t>
                </m:r>
                <m:sSub>
                  <m:sSubPr>
                    <m:ctrlPr>
                      <w:rPr>
                        <w:rFonts w:ascii="Cambria Math" w:eastAsia="Times New Roman" w:hAnsi="Cambria Math" w:cs="Times New Roman"/>
                        <w:i/>
                        <w:color w:val="000000"/>
                        <w:sz w:val="22"/>
                        <w:szCs w:val="22"/>
                      </w:rPr>
                    </m:ctrlPr>
                  </m:sSubPr>
                  <m:e>
                    <m:r>
                      <w:rPr>
                        <w:rFonts w:ascii="Cambria Math" w:eastAsia="Times New Roman" w:hAnsi="Cambria Math" w:cs="Times New Roman"/>
                        <w:color w:val="000000"/>
                        <w:sz w:val="22"/>
                        <w:szCs w:val="22"/>
                      </w:rPr>
                      <m:t>β</m:t>
                    </m:r>
                  </m:e>
                  <m:sub>
                    <m:r>
                      <w:rPr>
                        <w:rFonts w:ascii="Cambria Math" w:eastAsia="Times New Roman" w:hAnsi="Cambria Math" w:cs="Times New Roman"/>
                        <w:color w:val="000000"/>
                        <w:sz w:val="22"/>
                        <w:szCs w:val="22"/>
                      </w:rPr>
                      <m:t>ATE</m:t>
                    </m:r>
                  </m:sub>
                </m:sSub>
                <m:r>
                  <w:rPr>
                    <w:rFonts w:ascii="Cambria Math" w:eastAsia="Times New Roman" w:hAnsi="Cambria Math" w:cs="Times New Roman"/>
                    <w:color w:val="000000"/>
                    <w:sz w:val="22"/>
                    <w:szCs w:val="22"/>
                  </w:rPr>
                  <m:t>⋅</m:t>
                </m:r>
                <m:acc>
                  <m:accPr>
                    <m:chr m:val="̅"/>
                    <m:ctrlPr>
                      <w:rPr>
                        <w:rFonts w:ascii="Cambria Math" w:eastAsia="Times New Roman" w:hAnsi="Cambria Math" w:cs="Times New Roman"/>
                        <w:i/>
                        <w:color w:val="000000"/>
                        <w:sz w:val="22"/>
                        <w:szCs w:val="22"/>
                      </w:rPr>
                    </m:ctrlPr>
                  </m:accPr>
                  <m:e>
                    <m:r>
                      <w:rPr>
                        <w:rFonts w:ascii="Cambria Math" w:eastAsia="Times New Roman" w:hAnsi="Cambria Math" w:cs="Times New Roman"/>
                        <w:color w:val="000000"/>
                        <w:sz w:val="22"/>
                        <w:szCs w:val="22"/>
                      </w:rPr>
                      <m:t>τ</m:t>
                    </m:r>
                  </m:e>
                </m:acc>
                <m:d>
                  <m:dPr>
                    <m:ctrlPr>
                      <w:rPr>
                        <w:rFonts w:ascii="Cambria Math" w:eastAsia="Times New Roman" w:hAnsi="Cambria Math" w:cs="Times New Roman"/>
                        <w:i/>
                        <w:color w:val="000000"/>
                        <w:sz w:val="22"/>
                        <w:szCs w:val="22"/>
                      </w:rPr>
                    </m:ctrlPr>
                  </m:dPr>
                  <m:e>
                    <m:sSub>
                      <m:sSubPr>
                        <m:ctrlPr>
                          <w:rPr>
                            <w:rFonts w:ascii="Cambria Math" w:eastAsia="Times New Roman" w:hAnsi="Cambria Math" w:cs="Times New Roman"/>
                            <w:i/>
                            <w:color w:val="000000"/>
                            <w:sz w:val="22"/>
                            <w:szCs w:val="22"/>
                          </w:rPr>
                        </m:ctrlPr>
                      </m:sSubPr>
                      <m:e>
                        <m:r>
                          <w:rPr>
                            <w:rFonts w:ascii="Cambria Math" w:eastAsia="Times New Roman" w:hAnsi="Cambria Math" w:cs="Times New Roman"/>
                            <w:color w:val="000000"/>
                            <w:sz w:val="22"/>
                            <w:szCs w:val="22"/>
                          </w:rPr>
                          <m:t>W</m:t>
                        </m:r>
                      </m:e>
                      <m:sub>
                        <m:r>
                          <w:rPr>
                            <w:rFonts w:ascii="Cambria Math" w:eastAsia="Times New Roman" w:hAnsi="Cambria Math" w:cs="Times New Roman"/>
                            <w:color w:val="000000"/>
                            <w:sz w:val="22"/>
                            <w:szCs w:val="22"/>
                          </w:rPr>
                          <m:t>i</m:t>
                        </m:r>
                      </m:sub>
                    </m:sSub>
                    <m:r>
                      <w:rPr>
                        <w:rFonts w:ascii="Cambria Math" w:eastAsia="Times New Roman" w:hAnsi="Cambria Math" w:cs="Times New Roman"/>
                        <w:color w:val="000000"/>
                        <w:sz w:val="22"/>
                        <w:szCs w:val="22"/>
                      </w:rPr>
                      <m:t>-</m:t>
                    </m:r>
                    <m:acc>
                      <m:accPr>
                        <m:ctrlPr>
                          <w:rPr>
                            <w:rFonts w:ascii="Cambria Math" w:eastAsia="Times New Roman" w:hAnsi="Cambria Math" w:cs="Times New Roman"/>
                            <w:i/>
                            <w:color w:val="000000"/>
                            <w:sz w:val="22"/>
                            <w:szCs w:val="22"/>
                          </w:rPr>
                        </m:ctrlPr>
                      </m:accPr>
                      <m:e>
                        <m:r>
                          <w:rPr>
                            <w:rFonts w:ascii="Cambria Math" w:eastAsia="Times New Roman" w:hAnsi="Cambria Math" w:cs="Times New Roman"/>
                            <w:color w:val="000000"/>
                            <w:sz w:val="22"/>
                            <w:szCs w:val="22"/>
                          </w:rPr>
                          <m:t>e</m:t>
                        </m:r>
                      </m:e>
                    </m:acc>
                    <m:d>
                      <m:dPr>
                        <m:ctrlPr>
                          <w:rPr>
                            <w:rFonts w:ascii="Cambria Math" w:eastAsia="Times New Roman" w:hAnsi="Cambria Math" w:cs="Times New Roman"/>
                            <w:i/>
                            <w:color w:val="000000"/>
                            <w:sz w:val="22"/>
                            <w:szCs w:val="22"/>
                          </w:rPr>
                        </m:ctrlPr>
                      </m:dPr>
                      <m:e>
                        <m:sSub>
                          <m:sSubPr>
                            <m:ctrlPr>
                              <w:rPr>
                                <w:rFonts w:ascii="Cambria Math" w:eastAsia="Times New Roman" w:hAnsi="Cambria Math" w:cs="Times New Roman"/>
                                <w:i/>
                                <w:color w:val="000000"/>
                                <w:sz w:val="22"/>
                                <w:szCs w:val="22"/>
                              </w:rPr>
                            </m:ctrlPr>
                          </m:sSubPr>
                          <m:e>
                            <m:r>
                              <w:rPr>
                                <w:rFonts w:ascii="Cambria Math" w:eastAsia="Times New Roman" w:hAnsi="Cambria Math" w:cs="Times New Roman"/>
                                <w:color w:val="000000"/>
                                <w:sz w:val="22"/>
                                <w:szCs w:val="22"/>
                              </w:rPr>
                              <m:t>x</m:t>
                            </m:r>
                          </m:e>
                          <m:sub>
                            <m:r>
                              <w:rPr>
                                <w:rFonts w:ascii="Cambria Math" w:eastAsia="Times New Roman" w:hAnsi="Cambria Math" w:cs="Times New Roman"/>
                                <w:color w:val="000000"/>
                                <w:sz w:val="22"/>
                                <w:szCs w:val="22"/>
                              </w:rPr>
                              <m:t>i</m:t>
                            </m:r>
                          </m:sub>
                        </m:sSub>
                      </m:e>
                    </m:d>
                  </m:e>
                </m:d>
                <m:r>
                  <w:rPr>
                    <w:rFonts w:ascii="Cambria Math" w:eastAsia="Times New Roman" w:hAnsi="Cambria Math" w:cs="Times New Roman"/>
                    <w:color w:val="000000"/>
                    <w:sz w:val="22"/>
                    <w:szCs w:val="22"/>
                  </w:rPr>
                  <m:t>+</m:t>
                </m:r>
                <m:sSub>
                  <m:sSubPr>
                    <m:ctrlPr>
                      <w:rPr>
                        <w:rFonts w:ascii="Cambria Math" w:eastAsia="Times New Roman" w:hAnsi="Cambria Math" w:cs="Times New Roman"/>
                        <w:i/>
                        <w:color w:val="000000"/>
                        <w:sz w:val="22"/>
                        <w:szCs w:val="22"/>
                      </w:rPr>
                    </m:ctrlPr>
                  </m:sSubPr>
                  <m:e>
                    <m:r>
                      <w:rPr>
                        <w:rFonts w:ascii="Cambria Math" w:eastAsia="Times New Roman" w:hAnsi="Cambria Math" w:cs="Times New Roman"/>
                        <w:color w:val="000000"/>
                        <w:sz w:val="22"/>
                        <w:szCs w:val="22"/>
                      </w:rPr>
                      <m:t>β</m:t>
                    </m:r>
                  </m:e>
                  <m:sub>
                    <m:r>
                      <w:rPr>
                        <w:rFonts w:ascii="Cambria Math" w:eastAsia="Times New Roman" w:hAnsi="Cambria Math" w:cs="Times New Roman"/>
                        <w:color w:val="000000"/>
                        <w:sz w:val="22"/>
                        <w:szCs w:val="22"/>
                      </w:rPr>
                      <m:t>ITE</m:t>
                    </m:r>
                  </m:sub>
                </m:sSub>
                <m:r>
                  <w:rPr>
                    <w:rFonts w:ascii="Cambria Math" w:eastAsia="Times New Roman" w:hAnsi="Cambria Math" w:cs="Times New Roman"/>
                    <w:color w:val="000000"/>
                    <w:sz w:val="22"/>
                    <w:szCs w:val="22"/>
                  </w:rPr>
                  <m:t>⋅</m:t>
                </m:r>
                <m:d>
                  <m:dPr>
                    <m:ctrlPr>
                      <w:rPr>
                        <w:rFonts w:ascii="Cambria Math" w:eastAsia="Times New Roman" w:hAnsi="Cambria Math" w:cs="Times New Roman"/>
                        <w:i/>
                        <w:color w:val="000000"/>
                        <w:sz w:val="22"/>
                        <w:szCs w:val="22"/>
                      </w:rPr>
                    </m:ctrlPr>
                  </m:dPr>
                  <m:e>
                    <m:acc>
                      <m:accPr>
                        <m:ctrlPr>
                          <w:rPr>
                            <w:rFonts w:ascii="Cambria Math" w:eastAsia="Times New Roman" w:hAnsi="Cambria Math" w:cs="Times New Roman"/>
                            <w:i/>
                            <w:color w:val="000000"/>
                            <w:sz w:val="22"/>
                            <w:szCs w:val="22"/>
                          </w:rPr>
                        </m:ctrlPr>
                      </m:accPr>
                      <m:e>
                        <m:sSub>
                          <m:sSubPr>
                            <m:ctrlPr>
                              <w:rPr>
                                <w:rFonts w:ascii="Cambria Math" w:eastAsia="Times New Roman" w:hAnsi="Cambria Math" w:cs="Times New Roman"/>
                                <w:i/>
                                <w:color w:val="000000"/>
                                <w:sz w:val="22"/>
                                <w:szCs w:val="22"/>
                              </w:rPr>
                            </m:ctrlPr>
                          </m:sSubPr>
                          <m:e>
                            <m:r>
                              <w:rPr>
                                <w:rFonts w:ascii="Cambria Math" w:eastAsia="Times New Roman" w:hAnsi="Cambria Math" w:cs="Times New Roman"/>
                                <w:color w:val="000000"/>
                                <w:sz w:val="22"/>
                                <w:szCs w:val="22"/>
                              </w:rPr>
                              <m:t>τ</m:t>
                            </m:r>
                          </m:e>
                          <m:sub>
                            <m:r>
                              <w:rPr>
                                <w:rFonts w:ascii="Cambria Math" w:eastAsia="Times New Roman" w:hAnsi="Cambria Math" w:cs="Times New Roman"/>
                                <w:color w:val="000000"/>
                                <w:sz w:val="22"/>
                                <w:szCs w:val="22"/>
                              </w:rPr>
                              <m:t>i</m:t>
                            </m:r>
                          </m:sub>
                        </m:sSub>
                      </m:e>
                    </m:acc>
                    <m:r>
                      <w:rPr>
                        <w:rFonts w:ascii="Cambria Math" w:eastAsia="Times New Roman" w:hAnsi="Cambria Math" w:cs="Times New Roman"/>
                        <w:color w:val="000000"/>
                        <w:sz w:val="22"/>
                        <w:szCs w:val="22"/>
                      </w:rPr>
                      <m:t>-</m:t>
                    </m:r>
                    <m:acc>
                      <m:accPr>
                        <m:chr m:val="̅"/>
                        <m:ctrlPr>
                          <w:rPr>
                            <w:rFonts w:ascii="Cambria Math" w:eastAsia="Times New Roman" w:hAnsi="Cambria Math" w:cs="Times New Roman"/>
                            <w:i/>
                            <w:color w:val="000000"/>
                            <w:sz w:val="22"/>
                            <w:szCs w:val="22"/>
                          </w:rPr>
                        </m:ctrlPr>
                      </m:accPr>
                      <m:e>
                        <m:r>
                          <w:rPr>
                            <w:rFonts w:ascii="Cambria Math" w:eastAsia="Times New Roman" w:hAnsi="Cambria Math" w:cs="Times New Roman"/>
                            <w:color w:val="000000"/>
                            <w:sz w:val="22"/>
                            <w:szCs w:val="22"/>
                          </w:rPr>
                          <m:t>τ</m:t>
                        </m:r>
                      </m:e>
                    </m:acc>
                  </m:e>
                </m:d>
                <m:d>
                  <m:dPr>
                    <m:ctrlPr>
                      <w:rPr>
                        <w:rFonts w:ascii="Cambria Math" w:eastAsia="Times New Roman" w:hAnsi="Cambria Math" w:cs="Times New Roman"/>
                        <w:i/>
                        <w:color w:val="000000"/>
                        <w:sz w:val="22"/>
                        <w:szCs w:val="22"/>
                      </w:rPr>
                    </m:ctrlPr>
                  </m:dPr>
                  <m:e>
                    <m:sSub>
                      <m:sSubPr>
                        <m:ctrlPr>
                          <w:rPr>
                            <w:rFonts w:ascii="Cambria Math" w:eastAsia="Times New Roman" w:hAnsi="Cambria Math" w:cs="Times New Roman"/>
                            <w:i/>
                            <w:color w:val="000000"/>
                            <w:sz w:val="22"/>
                            <w:szCs w:val="22"/>
                          </w:rPr>
                        </m:ctrlPr>
                      </m:sSubPr>
                      <m:e>
                        <m:r>
                          <w:rPr>
                            <w:rFonts w:ascii="Cambria Math" w:eastAsia="Times New Roman" w:hAnsi="Cambria Math" w:cs="Times New Roman"/>
                            <w:color w:val="000000"/>
                            <w:sz w:val="22"/>
                            <w:szCs w:val="22"/>
                          </w:rPr>
                          <m:t>W</m:t>
                        </m:r>
                      </m:e>
                      <m:sub>
                        <m:r>
                          <w:rPr>
                            <w:rFonts w:ascii="Cambria Math" w:eastAsia="Times New Roman" w:hAnsi="Cambria Math" w:cs="Times New Roman"/>
                            <w:color w:val="000000"/>
                            <w:sz w:val="22"/>
                            <w:szCs w:val="22"/>
                          </w:rPr>
                          <m:t>i</m:t>
                        </m:r>
                      </m:sub>
                    </m:sSub>
                    <m:r>
                      <w:rPr>
                        <w:rFonts w:ascii="Cambria Math" w:eastAsia="Times New Roman" w:hAnsi="Cambria Math" w:cs="Times New Roman"/>
                        <w:color w:val="000000"/>
                        <w:sz w:val="22"/>
                        <w:szCs w:val="22"/>
                      </w:rPr>
                      <m:t>-</m:t>
                    </m:r>
                    <m:acc>
                      <m:accPr>
                        <m:ctrlPr>
                          <w:rPr>
                            <w:rFonts w:ascii="Cambria Math" w:eastAsia="Times New Roman" w:hAnsi="Cambria Math" w:cs="Times New Roman"/>
                            <w:i/>
                            <w:color w:val="000000"/>
                            <w:sz w:val="22"/>
                            <w:szCs w:val="22"/>
                          </w:rPr>
                        </m:ctrlPr>
                      </m:accPr>
                      <m:e>
                        <m:r>
                          <w:rPr>
                            <w:rFonts w:ascii="Cambria Math" w:eastAsia="Times New Roman" w:hAnsi="Cambria Math" w:cs="Times New Roman"/>
                            <w:color w:val="000000"/>
                            <w:sz w:val="22"/>
                            <w:szCs w:val="22"/>
                          </w:rPr>
                          <m:t>e</m:t>
                        </m:r>
                      </m:e>
                    </m:acc>
                    <m:d>
                      <m:dPr>
                        <m:ctrlPr>
                          <w:rPr>
                            <w:rFonts w:ascii="Cambria Math" w:eastAsia="Times New Roman" w:hAnsi="Cambria Math" w:cs="Times New Roman"/>
                            <w:i/>
                            <w:color w:val="000000"/>
                            <w:sz w:val="22"/>
                            <w:szCs w:val="22"/>
                          </w:rPr>
                        </m:ctrlPr>
                      </m:dPr>
                      <m:e>
                        <m:sSub>
                          <m:sSubPr>
                            <m:ctrlPr>
                              <w:rPr>
                                <w:rFonts w:ascii="Cambria Math" w:eastAsia="Times New Roman" w:hAnsi="Cambria Math" w:cs="Times New Roman"/>
                                <w:i/>
                                <w:color w:val="000000"/>
                                <w:sz w:val="22"/>
                                <w:szCs w:val="22"/>
                              </w:rPr>
                            </m:ctrlPr>
                          </m:sSubPr>
                          <m:e>
                            <m:r>
                              <w:rPr>
                                <w:rFonts w:ascii="Cambria Math" w:eastAsia="Times New Roman" w:hAnsi="Cambria Math" w:cs="Times New Roman"/>
                                <w:color w:val="000000"/>
                                <w:sz w:val="22"/>
                                <w:szCs w:val="22"/>
                              </w:rPr>
                              <m:t>x</m:t>
                            </m:r>
                          </m:e>
                          <m:sub>
                            <m:r>
                              <w:rPr>
                                <w:rFonts w:ascii="Cambria Math" w:eastAsia="Times New Roman" w:hAnsi="Cambria Math" w:cs="Times New Roman"/>
                                <w:color w:val="000000"/>
                                <w:sz w:val="22"/>
                                <w:szCs w:val="22"/>
                              </w:rPr>
                              <m:t>i</m:t>
                            </m:r>
                          </m:sub>
                        </m:sSub>
                      </m:e>
                    </m:d>
                  </m:e>
                </m:d>
                <m:r>
                  <w:rPr>
                    <w:rFonts w:ascii="Cambria Math" w:eastAsia="Times New Roman" w:hAnsi="Cambria Math" w:cs="Times New Roman"/>
                    <w:color w:val="000000"/>
                    <w:sz w:val="22"/>
                    <w:szCs w:val="22"/>
                  </w:rPr>
                  <m:t>+ε</m:t>
                </m:r>
              </m:oMath>
            </m:oMathPara>
          </w:p>
          <w:p w14:paraId="57A10141" w14:textId="3B98A056" w:rsidR="00784D1A" w:rsidRPr="005239D4" w:rsidRDefault="00784D1A" w:rsidP="00784D1A">
            <w:pPr>
              <w:pStyle w:val="NormalWeb"/>
              <w:spacing w:before="0" w:beforeAutospacing="0" w:after="240" w:afterAutospacing="0" w:line="276" w:lineRule="auto"/>
              <w:rPr>
                <w:rFonts w:ascii="Times New Roman" w:hAnsi="Times New Roman" w:cs="Times New Roman"/>
                <w:color w:val="000000"/>
                <w:sz w:val="22"/>
                <w:szCs w:val="22"/>
              </w:rPr>
            </w:pPr>
            <w:r w:rsidRPr="00784D1A">
              <w:rPr>
                <w:rFonts w:ascii="Times New Roman" w:hAnsi="Times New Roman" w:cs="Times New Roman"/>
                <w:color w:val="000000"/>
                <w:sz w:val="22"/>
                <w:szCs w:val="22"/>
              </w:rPr>
              <w:t>In this equation,</w:t>
            </w:r>
            <w:r w:rsidR="005239D4">
              <w:rPr>
                <w:rFonts w:ascii="Times New Roman" w:hAnsi="Times New Roman" w:cs="Times New Roman"/>
                <w:color w:val="000000"/>
                <w:sz w:val="22"/>
                <w:szCs w:val="22"/>
              </w:rPr>
              <w:t xml:space="preserve"> </w:t>
            </w:r>
            <m:oMath>
              <m:sSub>
                <m:sSubPr>
                  <m:ctrlPr>
                    <w:rPr>
                      <w:rFonts w:ascii="Cambria Math" w:hAnsi="Cambria Math" w:cs="Times New Roman"/>
                      <w:i/>
                      <w:color w:val="000000"/>
                      <w:sz w:val="22"/>
                      <w:szCs w:val="22"/>
                    </w:rPr>
                  </m:ctrlPr>
                </m:sSubPr>
                <m:e>
                  <m:r>
                    <w:rPr>
                      <w:rFonts w:ascii="Cambria Math" w:hAnsi="Cambria Math" w:cs="Times New Roman"/>
                      <w:color w:val="000000"/>
                      <w:sz w:val="22"/>
                      <w:szCs w:val="22"/>
                    </w:rPr>
                    <m:t>Y</m:t>
                  </m:r>
                </m:e>
                <m:sub>
                  <m:r>
                    <w:rPr>
                      <w:rFonts w:ascii="Cambria Math" w:hAnsi="Cambria Math" w:cs="Times New Roman"/>
                      <w:color w:val="000000"/>
                      <w:sz w:val="22"/>
                      <w:szCs w:val="22"/>
                    </w:rPr>
                    <m:t>i</m:t>
                  </m:r>
                </m:sub>
              </m:sSub>
            </m:oMath>
            <w:r w:rsidRPr="00784D1A">
              <w:rPr>
                <w:rFonts w:ascii="Times New Roman" w:hAnsi="Times New Roman" w:cs="Times New Roman"/>
                <w:color w:val="000000"/>
                <w:sz w:val="22"/>
                <w:szCs w:val="22"/>
              </w:rPr>
              <w:t xml:space="preserve"> is the observed outcome</w:t>
            </w:r>
            <w:r w:rsidR="005239D4">
              <w:rPr>
                <w:rFonts w:ascii="Times New Roman" w:hAnsi="Times New Roman" w:cs="Times New Roman"/>
                <w:color w:val="000000"/>
                <w:sz w:val="22"/>
                <w:szCs w:val="22"/>
              </w:rPr>
              <w:t xml:space="preserve"> of the sample </w:t>
            </w:r>
            <m:oMath>
              <m:r>
                <w:rPr>
                  <w:rFonts w:ascii="Cambria Math" w:hAnsi="Cambria Math" w:cs="Times New Roman"/>
                  <w:color w:val="000000"/>
                  <w:sz w:val="22"/>
                  <w:szCs w:val="22"/>
                </w:rPr>
                <m:t>i</m:t>
              </m:r>
            </m:oMath>
            <w:r w:rsidRPr="00784D1A">
              <w:rPr>
                <w:rFonts w:ascii="Times New Roman" w:hAnsi="Times New Roman" w:cs="Times New Roman"/>
                <w:color w:val="000000"/>
                <w:sz w:val="22"/>
                <w:szCs w:val="22"/>
              </w:rPr>
              <w:t>,</w:t>
            </w:r>
            <w:r w:rsidR="005239D4">
              <w:rPr>
                <w:rFonts w:ascii="Times New Roman" w:hAnsi="Times New Roman" w:cs="Times New Roman"/>
                <w:color w:val="000000"/>
                <w:sz w:val="22"/>
                <w:szCs w:val="22"/>
              </w:rPr>
              <w:t xml:space="preserve"> </w:t>
            </w:r>
            <m:oMath>
              <m:acc>
                <m:accPr>
                  <m:ctrlPr>
                    <w:rPr>
                      <w:rFonts w:ascii="Cambria Math" w:hAnsi="Cambria Math" w:cs="Times New Roman"/>
                      <w:color w:val="000000"/>
                      <w:sz w:val="22"/>
                      <w:szCs w:val="22"/>
                    </w:rPr>
                  </m:ctrlPr>
                </m:accPr>
                <m:e>
                  <m:r>
                    <w:rPr>
                      <w:rFonts w:ascii="Cambria Math" w:hAnsi="Cambria Math" w:cs="Times New Roman"/>
                      <w:color w:val="000000"/>
                      <w:sz w:val="22"/>
                      <w:szCs w:val="22"/>
                    </w:rPr>
                    <m:t>m</m:t>
                  </m:r>
                </m:e>
              </m:acc>
              <m:d>
                <m:dPr>
                  <m:ctrlPr>
                    <w:rPr>
                      <w:rFonts w:ascii="Cambria Math" w:hAnsi="Cambria Math" w:cs="Times New Roman"/>
                      <w:i/>
                      <w:color w:val="000000"/>
                      <w:sz w:val="22"/>
                      <w:szCs w:val="22"/>
                    </w:rPr>
                  </m:ctrlPr>
                </m:dPr>
                <m:e>
                  <m:sSub>
                    <m:sSubPr>
                      <m:ctrlPr>
                        <w:rPr>
                          <w:rFonts w:ascii="Cambria Math" w:hAnsi="Cambria Math" w:cs="Times New Roman"/>
                          <w:i/>
                          <w:color w:val="000000"/>
                          <w:sz w:val="22"/>
                          <w:szCs w:val="22"/>
                        </w:rPr>
                      </m:ctrlPr>
                    </m:sSubPr>
                    <m:e>
                      <m:r>
                        <w:rPr>
                          <w:rFonts w:ascii="Cambria Math" w:hAnsi="Cambria Math" w:cs="Times New Roman"/>
                          <w:color w:val="000000"/>
                          <w:sz w:val="22"/>
                          <w:szCs w:val="22"/>
                        </w:rPr>
                        <m:t>x</m:t>
                      </m:r>
                    </m:e>
                    <m:sub>
                      <m:r>
                        <w:rPr>
                          <w:rFonts w:ascii="Cambria Math" w:hAnsi="Cambria Math" w:cs="Times New Roman"/>
                          <w:color w:val="000000"/>
                          <w:sz w:val="22"/>
                          <w:szCs w:val="22"/>
                        </w:rPr>
                        <m:t>i</m:t>
                      </m:r>
                    </m:sub>
                  </m:sSub>
                </m:e>
              </m:d>
              <m:r>
                <w:rPr>
                  <w:rFonts w:ascii="Cambria Math" w:hAnsi="Cambria Math" w:cs="Times New Roman"/>
                  <w:color w:val="000000"/>
                  <w:sz w:val="22"/>
                  <w:szCs w:val="22"/>
                </w:rPr>
                <m:t xml:space="preserve"> </m:t>
              </m:r>
            </m:oMath>
            <w:r w:rsidRPr="00784D1A">
              <w:rPr>
                <w:rFonts w:ascii="Times New Roman" w:hAnsi="Times New Roman" w:cs="Times New Roman"/>
                <w:color w:val="000000"/>
                <w:sz w:val="22"/>
                <w:szCs w:val="22"/>
              </w:rPr>
              <w:t xml:space="preserve">is the expected outcome given covariates </w:t>
            </w:r>
            <m:oMath>
              <m:sSub>
                <m:sSubPr>
                  <m:ctrlPr>
                    <w:rPr>
                      <w:rFonts w:ascii="Cambria Math" w:hAnsi="Cambria Math" w:cs="Times New Roman"/>
                      <w:i/>
                      <w:color w:val="000000"/>
                      <w:sz w:val="22"/>
                      <w:szCs w:val="22"/>
                    </w:rPr>
                  </m:ctrlPr>
                </m:sSubPr>
                <m:e>
                  <m:r>
                    <w:rPr>
                      <w:rFonts w:ascii="Cambria Math" w:hAnsi="Cambria Math" w:cs="Times New Roman"/>
                      <w:color w:val="000000"/>
                      <w:sz w:val="22"/>
                      <w:szCs w:val="22"/>
                    </w:rPr>
                    <m:t>x</m:t>
                  </m:r>
                </m:e>
                <m:sub>
                  <m:r>
                    <w:rPr>
                      <w:rFonts w:ascii="Cambria Math" w:hAnsi="Cambria Math" w:cs="Times New Roman"/>
                      <w:color w:val="000000"/>
                      <w:sz w:val="22"/>
                      <w:szCs w:val="22"/>
                    </w:rPr>
                    <m:t>i</m:t>
                  </m:r>
                </m:sub>
              </m:sSub>
            </m:oMath>
            <w:r w:rsidRPr="00784D1A">
              <w:rPr>
                <w:rFonts w:ascii="Times New Roman" w:hAnsi="Times New Roman" w:cs="Times New Roman"/>
                <w:color w:val="000000"/>
                <w:sz w:val="22"/>
                <w:szCs w:val="22"/>
              </w:rPr>
              <w:t>,</w:t>
            </w:r>
            <w:r w:rsidR="005239D4">
              <w:rPr>
                <w:rFonts w:ascii="Times New Roman" w:hAnsi="Times New Roman" w:cs="Times New Roman"/>
                <w:color w:val="000000"/>
                <w:sz w:val="22"/>
                <w:szCs w:val="22"/>
              </w:rPr>
              <w:t xml:space="preserve"> </w:t>
            </w:r>
            <m:oMath>
              <m:acc>
                <m:accPr>
                  <m:ctrlPr>
                    <w:rPr>
                      <w:rFonts w:ascii="Cambria Math" w:hAnsi="Cambria Math" w:cs="Times New Roman"/>
                      <w:i/>
                      <w:color w:val="000000"/>
                      <w:sz w:val="22"/>
                      <w:szCs w:val="22"/>
                    </w:rPr>
                  </m:ctrlPr>
                </m:accPr>
                <m:e>
                  <m:sSub>
                    <m:sSubPr>
                      <m:ctrlPr>
                        <w:rPr>
                          <w:rFonts w:ascii="Cambria Math" w:hAnsi="Cambria Math" w:cs="Times New Roman"/>
                          <w:i/>
                          <w:color w:val="000000"/>
                          <w:sz w:val="22"/>
                          <w:szCs w:val="22"/>
                        </w:rPr>
                      </m:ctrlPr>
                    </m:sSubPr>
                    <m:e>
                      <m:r>
                        <w:rPr>
                          <w:rFonts w:ascii="Cambria Math" w:hAnsi="Cambria Math" w:cs="Times New Roman"/>
                          <w:color w:val="000000"/>
                          <w:sz w:val="22"/>
                          <w:szCs w:val="22"/>
                        </w:rPr>
                        <m:t>τ</m:t>
                      </m:r>
                    </m:e>
                    <m:sub>
                      <m:r>
                        <w:rPr>
                          <w:rFonts w:ascii="Cambria Math" w:hAnsi="Cambria Math" w:cs="Times New Roman"/>
                          <w:color w:val="000000"/>
                          <w:sz w:val="22"/>
                          <w:szCs w:val="22"/>
                        </w:rPr>
                        <m:t>i</m:t>
                      </m:r>
                    </m:sub>
                  </m:sSub>
                </m:e>
              </m:acc>
            </m:oMath>
            <w:r w:rsidR="005239D4">
              <w:rPr>
                <w:rFonts w:ascii="Times New Roman" w:hAnsi="Times New Roman" w:cs="Times New Roman"/>
                <w:color w:val="000000"/>
                <w:sz w:val="22"/>
                <w:szCs w:val="22"/>
              </w:rPr>
              <w:t xml:space="preserve"> </w:t>
            </w:r>
            <w:r w:rsidRPr="00784D1A">
              <w:rPr>
                <w:rFonts w:ascii="Times New Roman" w:hAnsi="Times New Roman" w:cs="Times New Roman"/>
                <w:color w:val="000000"/>
                <w:sz w:val="22"/>
                <w:szCs w:val="22"/>
              </w:rPr>
              <w:t xml:space="preserve">is the predicted ITE </w:t>
            </w:r>
            <w:r w:rsidR="005239D4">
              <w:rPr>
                <w:rFonts w:ascii="Times New Roman" w:hAnsi="Times New Roman" w:cs="Times New Roman"/>
                <w:color w:val="000000"/>
                <w:sz w:val="22"/>
                <w:szCs w:val="22"/>
              </w:rPr>
              <w:t>of the sample</w:t>
            </w:r>
            <w:r w:rsidRPr="00784D1A">
              <w:rPr>
                <w:rFonts w:ascii="Times New Roman" w:hAnsi="Times New Roman" w:cs="Times New Roman"/>
                <w:color w:val="000000"/>
                <w:sz w:val="22"/>
                <w:szCs w:val="22"/>
              </w:rPr>
              <w:t xml:space="preserve"> </w:t>
            </w:r>
            <w:proofErr w:type="spellStart"/>
            <w:r w:rsidRPr="00784D1A">
              <w:rPr>
                <w:rFonts w:ascii="Times New Roman" w:hAnsi="Times New Roman" w:cs="Times New Roman"/>
                <w:i/>
                <w:iCs/>
                <w:color w:val="000000"/>
                <w:sz w:val="22"/>
                <w:szCs w:val="22"/>
              </w:rPr>
              <w:t>i</w:t>
            </w:r>
            <w:proofErr w:type="spellEnd"/>
            <w:r w:rsidRPr="00784D1A">
              <w:rPr>
                <w:rFonts w:ascii="Times New Roman" w:hAnsi="Times New Roman" w:cs="Times New Roman"/>
                <w:color w:val="000000"/>
                <w:sz w:val="22"/>
                <w:szCs w:val="22"/>
              </w:rPr>
              <w:t xml:space="preserve">, and </w:t>
            </w:r>
            <m:oMath>
              <m:acc>
                <m:accPr>
                  <m:chr m:val="̅"/>
                  <m:ctrlPr>
                    <w:rPr>
                      <w:rFonts w:ascii="Cambria Math" w:hAnsi="Cambria Math" w:cs="Times New Roman"/>
                      <w:i/>
                      <w:iCs/>
                      <w:color w:val="000000"/>
                      <w:sz w:val="22"/>
                      <w:szCs w:val="22"/>
                    </w:rPr>
                  </m:ctrlPr>
                </m:accPr>
                <m:e>
                  <m:r>
                    <w:rPr>
                      <w:rFonts w:ascii="Cambria Math" w:hAnsi="Cambria Math" w:cs="Times New Roman"/>
                      <w:color w:val="000000"/>
                      <w:sz w:val="22"/>
                      <w:szCs w:val="22"/>
                    </w:rPr>
                    <m:t>τ</m:t>
                  </m:r>
                </m:e>
              </m:acc>
              <m:r>
                <w:rPr>
                  <w:rFonts w:ascii="Cambria Math" w:hAnsi="Cambria Math" w:cs="Times New Roman"/>
                  <w:color w:val="000000"/>
                  <w:sz w:val="22"/>
                  <w:szCs w:val="22"/>
                </w:rPr>
                <m:t xml:space="preserve"> </m:t>
              </m:r>
            </m:oMath>
            <w:r w:rsidRPr="00784D1A">
              <w:rPr>
                <w:rFonts w:ascii="Times New Roman" w:hAnsi="Times New Roman" w:cs="Times New Roman"/>
                <w:color w:val="000000"/>
                <w:sz w:val="22"/>
                <w:szCs w:val="22"/>
              </w:rPr>
              <w:t>is the average of predicted ITEs across all samples</w:t>
            </w:r>
            <w:r w:rsidR="005239D4">
              <w:rPr>
                <w:rFonts w:ascii="Times New Roman" w:hAnsi="Times New Roman" w:cs="Times New Roman"/>
                <w:color w:val="000000"/>
                <w:sz w:val="22"/>
                <w:szCs w:val="22"/>
              </w:rPr>
              <w:t xml:space="preserve"> (i.e., predicted ATE)</w:t>
            </w:r>
            <w:r w:rsidRPr="00784D1A">
              <w:rPr>
                <w:rFonts w:ascii="Times New Roman" w:hAnsi="Times New Roman" w:cs="Times New Roman"/>
                <w:color w:val="000000"/>
                <w:sz w:val="22"/>
                <w:szCs w:val="22"/>
              </w:rPr>
              <w:t>.</w:t>
            </w:r>
            <w:r w:rsidR="005239D4">
              <w:rPr>
                <w:rFonts w:ascii="Times New Roman" w:hAnsi="Times New Roman" w:cs="Times New Roman"/>
                <w:color w:val="000000"/>
                <w:sz w:val="22"/>
                <w:szCs w:val="22"/>
              </w:rPr>
              <w:t xml:space="preserve"> </w:t>
            </w:r>
            <m:oMath>
              <m:sSub>
                <m:sSubPr>
                  <m:ctrlPr>
                    <w:rPr>
                      <w:rFonts w:ascii="Cambria Math" w:hAnsi="Cambria Math" w:cs="Times New Roman"/>
                      <w:i/>
                      <w:color w:val="000000"/>
                      <w:sz w:val="22"/>
                      <w:szCs w:val="22"/>
                    </w:rPr>
                  </m:ctrlPr>
                </m:sSubPr>
                <m:e>
                  <m:r>
                    <w:rPr>
                      <w:rFonts w:ascii="Cambria Math" w:hAnsi="Cambria Math" w:cs="Times New Roman"/>
                      <w:color w:val="000000"/>
                      <w:sz w:val="22"/>
                      <w:szCs w:val="22"/>
                    </w:rPr>
                    <m:t>W</m:t>
                  </m:r>
                </m:e>
                <m:sub>
                  <m:r>
                    <w:rPr>
                      <w:rFonts w:ascii="Cambria Math" w:hAnsi="Cambria Math" w:cs="Times New Roman"/>
                      <w:color w:val="000000"/>
                      <w:sz w:val="22"/>
                      <w:szCs w:val="22"/>
                    </w:rPr>
                    <m:t>i</m:t>
                  </m:r>
                </m:sub>
              </m:sSub>
            </m:oMath>
            <w:r w:rsidRPr="00784D1A">
              <w:rPr>
                <w:rFonts w:ascii="Times New Roman" w:hAnsi="Times New Roman" w:cs="Times New Roman"/>
                <w:color w:val="000000"/>
                <w:sz w:val="22"/>
                <w:szCs w:val="22"/>
              </w:rPr>
              <w:t xml:space="preserve">​ is the observed treatment, and </w:t>
            </w:r>
            <m:oMath>
              <m:acc>
                <m:accPr>
                  <m:ctrlPr>
                    <w:rPr>
                      <w:rFonts w:ascii="Cambria Math" w:hAnsi="Cambria Math" w:cs="Times New Roman"/>
                      <w:color w:val="000000"/>
                      <w:sz w:val="22"/>
                      <w:szCs w:val="22"/>
                    </w:rPr>
                  </m:ctrlPr>
                </m:accPr>
                <m:e>
                  <m:r>
                    <w:rPr>
                      <w:rFonts w:ascii="Cambria Math" w:hAnsi="Cambria Math" w:cs="Times New Roman"/>
                      <w:color w:val="000000"/>
                      <w:sz w:val="22"/>
                      <w:szCs w:val="22"/>
                    </w:rPr>
                    <m:t>e</m:t>
                  </m:r>
                </m:e>
              </m:acc>
              <m:d>
                <m:dPr>
                  <m:ctrlPr>
                    <w:rPr>
                      <w:rFonts w:ascii="Cambria Math" w:hAnsi="Cambria Math" w:cs="Times New Roman"/>
                      <w:i/>
                      <w:color w:val="000000"/>
                      <w:sz w:val="22"/>
                      <w:szCs w:val="22"/>
                    </w:rPr>
                  </m:ctrlPr>
                </m:dPr>
                <m:e>
                  <m:sSub>
                    <m:sSubPr>
                      <m:ctrlPr>
                        <w:rPr>
                          <w:rFonts w:ascii="Cambria Math" w:hAnsi="Cambria Math" w:cs="Times New Roman"/>
                          <w:i/>
                          <w:color w:val="000000"/>
                          <w:sz w:val="22"/>
                          <w:szCs w:val="22"/>
                        </w:rPr>
                      </m:ctrlPr>
                    </m:sSubPr>
                    <m:e>
                      <m:r>
                        <w:rPr>
                          <w:rFonts w:ascii="Cambria Math" w:hAnsi="Cambria Math" w:cs="Times New Roman"/>
                          <w:color w:val="000000"/>
                          <w:sz w:val="22"/>
                          <w:szCs w:val="22"/>
                        </w:rPr>
                        <m:t>x</m:t>
                      </m:r>
                    </m:e>
                    <m:sub>
                      <m:r>
                        <w:rPr>
                          <w:rFonts w:ascii="Cambria Math" w:hAnsi="Cambria Math" w:cs="Times New Roman"/>
                          <w:color w:val="000000"/>
                          <w:sz w:val="22"/>
                          <w:szCs w:val="22"/>
                        </w:rPr>
                        <m:t>i</m:t>
                      </m:r>
                    </m:sub>
                  </m:sSub>
                </m:e>
              </m:d>
            </m:oMath>
            <w:r w:rsidRPr="00784D1A">
              <w:rPr>
                <w:rFonts w:ascii="Times New Roman" w:hAnsi="Times New Roman" w:cs="Times New Roman"/>
                <w:color w:val="000000"/>
                <w:sz w:val="22"/>
                <w:szCs w:val="22"/>
              </w:rPr>
              <w:t xml:space="preserve"> is the predicted propensity score.</w:t>
            </w:r>
          </w:p>
          <w:p w14:paraId="56BA0875" w14:textId="3239B28B" w:rsidR="00784D1A" w:rsidRPr="005239D4" w:rsidRDefault="00784D1A" w:rsidP="00784D1A">
            <w:pPr>
              <w:pStyle w:val="NormalWeb"/>
              <w:spacing w:before="0" w:beforeAutospacing="0" w:after="240" w:afterAutospacing="0" w:line="276" w:lineRule="auto"/>
              <w:rPr>
                <w:rFonts w:ascii="Times New Roman" w:hAnsi="Times New Roman" w:cs="Times New Roman"/>
                <w:color w:val="000000"/>
                <w:sz w:val="22"/>
                <w:szCs w:val="22"/>
              </w:rPr>
            </w:pPr>
            <w:r w:rsidRPr="00784D1A">
              <w:rPr>
                <w:rFonts w:ascii="Times New Roman" w:hAnsi="Times New Roman" w:cs="Times New Roman"/>
                <w:color w:val="000000"/>
                <w:sz w:val="22"/>
                <w:szCs w:val="22"/>
              </w:rPr>
              <w:t xml:space="preserve">Conceptually, this regression evaluates whether the residual variation in outcomes after adjusting for predicted outcomes can be explained by the model’s prediction of ATE and ITE. Specifically, the calibration coefficients </w:t>
            </w:r>
            <m:oMath>
              <m:sSub>
                <m:sSubPr>
                  <m:ctrlPr>
                    <w:rPr>
                      <w:rFonts w:ascii="Cambria Math" w:hAnsi="Cambria Math" w:cs="Times New Roman"/>
                      <w:i/>
                      <w:color w:val="000000"/>
                      <w:sz w:val="22"/>
                      <w:szCs w:val="22"/>
                    </w:rPr>
                  </m:ctrlPr>
                </m:sSubPr>
                <m:e>
                  <m:r>
                    <w:rPr>
                      <w:rFonts w:ascii="Cambria Math" w:hAnsi="Cambria Math" w:cs="Times New Roman"/>
                      <w:color w:val="000000"/>
                      <w:sz w:val="22"/>
                      <w:szCs w:val="22"/>
                    </w:rPr>
                    <m:t>β</m:t>
                  </m:r>
                </m:e>
                <m:sub>
                  <m:r>
                    <w:rPr>
                      <w:rFonts w:ascii="Cambria Math" w:hAnsi="Cambria Math" w:cs="Times New Roman"/>
                      <w:color w:val="000000"/>
                      <w:sz w:val="22"/>
                      <w:szCs w:val="22"/>
                    </w:rPr>
                    <m:t>ATE</m:t>
                  </m:r>
                </m:sub>
              </m:sSub>
            </m:oMath>
            <w:r w:rsidRPr="00784D1A">
              <w:rPr>
                <w:rFonts w:ascii="Times New Roman" w:hAnsi="Times New Roman" w:cs="Times New Roman"/>
                <w:color w:val="000000"/>
                <w:sz w:val="22"/>
                <w:szCs w:val="22"/>
              </w:rPr>
              <w:t xml:space="preserve"> and </w:t>
            </w:r>
            <m:oMath>
              <m:sSub>
                <m:sSubPr>
                  <m:ctrlPr>
                    <w:rPr>
                      <w:rFonts w:ascii="Cambria Math" w:hAnsi="Cambria Math" w:cs="Times New Roman"/>
                      <w:i/>
                      <w:color w:val="000000"/>
                      <w:sz w:val="22"/>
                      <w:szCs w:val="22"/>
                    </w:rPr>
                  </m:ctrlPr>
                </m:sSubPr>
                <m:e>
                  <m:r>
                    <w:rPr>
                      <w:rFonts w:ascii="Cambria Math" w:hAnsi="Cambria Math" w:cs="Times New Roman"/>
                      <w:color w:val="000000"/>
                      <w:sz w:val="22"/>
                      <w:szCs w:val="22"/>
                    </w:rPr>
                    <m:t>β</m:t>
                  </m:r>
                </m:e>
                <m:sub>
                  <m:r>
                    <w:rPr>
                      <w:rFonts w:ascii="Cambria Math" w:hAnsi="Cambria Math" w:cs="Times New Roman"/>
                      <w:color w:val="000000"/>
                      <w:sz w:val="22"/>
                      <w:szCs w:val="22"/>
                    </w:rPr>
                    <m:t>ITE</m:t>
                  </m:r>
                </m:sub>
              </m:sSub>
              <m:r>
                <w:rPr>
                  <w:rFonts w:ascii="Cambria Math" w:hAnsi="Cambria Math" w:cs="Times New Roman"/>
                  <w:color w:val="000000"/>
                  <w:sz w:val="22"/>
                  <w:szCs w:val="22"/>
                </w:rPr>
                <m:t xml:space="preserve"> </m:t>
              </m:r>
            </m:oMath>
            <w:r w:rsidRPr="00784D1A">
              <w:rPr>
                <w:rFonts w:ascii="Times New Roman" w:hAnsi="Times New Roman" w:cs="Times New Roman"/>
                <w:color w:val="000000"/>
                <w:sz w:val="22"/>
                <w:szCs w:val="22"/>
              </w:rPr>
              <w:t>quantify how well the predicted ATE and individual-level variation in ITE align with the observed data. When both coefficients are statistically close to 1, this indicates that the model’s treatment effect predictions are well-calibrated to the structure of the observed outcome and treatment data.</w:t>
            </w:r>
          </w:p>
          <w:p w14:paraId="6DDFD5C0" w14:textId="4DACC5DA" w:rsidR="00022A92" w:rsidRPr="00784D1A" w:rsidRDefault="00784D1A" w:rsidP="00784D1A">
            <w:pPr>
              <w:spacing w:after="240" w:line="276" w:lineRule="auto"/>
              <w:rPr>
                <w:i/>
                <w:sz w:val="22"/>
                <w:szCs w:val="22"/>
              </w:rPr>
            </w:pPr>
            <w:r w:rsidRPr="00784D1A">
              <w:rPr>
                <w:color w:val="000000"/>
                <w:sz w:val="22"/>
                <w:szCs w:val="22"/>
              </w:rPr>
              <w:t>It is important to interpret these metrics with caution. Unlike typical predictive performance metrics in conventional machine learning, the calibration coefficients do not directly indicate whether the ATE or ITE “accurately” predicted, since the true values of these causal quantities are unobservable (i.e., the fundamental problem of causal inference</w:t>
            </w:r>
            <w:r w:rsidR="005239D4">
              <w:rPr>
                <w:color w:val="000000"/>
                <w:sz w:val="22"/>
                <w:szCs w:val="22"/>
              </w:rPr>
              <w:t xml:space="preserve">). </w:t>
            </w:r>
            <w:r w:rsidRPr="00784D1A">
              <w:rPr>
                <w:color w:val="000000"/>
                <w:sz w:val="22"/>
                <w:szCs w:val="22"/>
              </w:rPr>
              <w:t>Rather, the calibration test assesses whether the predicted ATE and ITE explain the observable data in a statistically consistent way. It evaluates internal coherence, not ground-truth validity.</w:t>
            </w:r>
          </w:p>
        </w:tc>
      </w:tr>
    </w:tbl>
    <w:p w14:paraId="03B67409" w14:textId="77777777" w:rsidR="008F5EDB" w:rsidRDefault="008F5EDB">
      <w:pPr>
        <w:spacing w:after="160" w:line="259" w:lineRule="auto"/>
      </w:pPr>
      <w:r>
        <w:br w:type="page"/>
      </w:r>
    </w:p>
    <w:tbl>
      <w:tblPr>
        <w:tblStyle w:val="TableGrid"/>
        <w:tblW w:w="0" w:type="auto"/>
        <w:tblCellMar>
          <w:top w:w="284" w:type="dxa"/>
          <w:left w:w="284" w:type="dxa"/>
          <w:bottom w:w="284" w:type="dxa"/>
          <w:right w:w="284" w:type="dxa"/>
        </w:tblCellMar>
        <w:tblLook w:val="04A0" w:firstRow="1" w:lastRow="0" w:firstColumn="1" w:lastColumn="0" w:noHBand="0" w:noVBand="1"/>
      </w:tblPr>
      <w:tblGrid>
        <w:gridCol w:w="9350"/>
      </w:tblGrid>
      <w:tr w:rsidR="00FA637D" w14:paraId="66F4B317" w14:textId="77777777" w:rsidTr="00FA637D">
        <w:tc>
          <w:tcPr>
            <w:tcW w:w="9350" w:type="dxa"/>
            <w:tcBorders>
              <w:top w:val="nil"/>
              <w:left w:val="nil"/>
              <w:bottom w:val="nil"/>
              <w:right w:val="nil"/>
            </w:tcBorders>
            <w:shd w:val="clear" w:color="auto" w:fill="E7E6E6" w:themeFill="background2"/>
          </w:tcPr>
          <w:p w14:paraId="7485EBA3" w14:textId="6AF1D90A" w:rsidR="00FA637D" w:rsidRPr="001A2B6B" w:rsidRDefault="00FA637D" w:rsidP="00FA637D">
            <w:pPr>
              <w:spacing w:after="240" w:line="360" w:lineRule="auto"/>
              <w:rPr>
                <w:b/>
                <w:bCs/>
              </w:rPr>
            </w:pPr>
            <w:r w:rsidRPr="001A2B6B">
              <w:rPr>
                <w:b/>
                <w:bCs/>
              </w:rPr>
              <w:lastRenderedPageBreak/>
              <w:t xml:space="preserve">Box </w:t>
            </w:r>
            <w:r>
              <w:rPr>
                <w:b/>
                <w:bCs/>
              </w:rPr>
              <w:t>3 |</w:t>
            </w:r>
            <w:r w:rsidRPr="001A2B6B">
              <w:rPr>
                <w:b/>
                <w:bCs/>
              </w:rPr>
              <w:t xml:space="preserve"> </w:t>
            </w:r>
            <w:r>
              <w:rPr>
                <w:b/>
                <w:bCs/>
              </w:rPr>
              <w:t>The absence of the ‘best’ model – why and how?</w:t>
            </w:r>
          </w:p>
          <w:p w14:paraId="2BF6CA85" w14:textId="4E6CF344" w:rsidR="00FA637D" w:rsidRPr="00FA637D" w:rsidRDefault="00FA637D" w:rsidP="00FA637D">
            <w:pPr>
              <w:spacing w:after="240" w:line="276" w:lineRule="auto"/>
              <w:rPr>
                <w:i/>
                <w:iCs/>
                <w:sz w:val="22"/>
                <w:szCs w:val="22"/>
              </w:rPr>
            </w:pPr>
            <w:r w:rsidRPr="00FA637D">
              <w:rPr>
                <w:i/>
                <w:iCs/>
                <w:sz w:val="22"/>
                <w:szCs w:val="22"/>
              </w:rPr>
              <w:t>Case 1: When the overlap assumption failed</w:t>
            </w:r>
          </w:p>
          <w:p w14:paraId="35C40B23" w14:textId="2923FCA0" w:rsidR="00FA637D" w:rsidRPr="00FA637D" w:rsidRDefault="00FA637D" w:rsidP="00FA637D">
            <w:pPr>
              <w:spacing w:after="240" w:line="276" w:lineRule="auto"/>
              <w:rPr>
                <w:sz w:val="22"/>
                <w:szCs w:val="22"/>
              </w:rPr>
            </w:pPr>
            <w:r w:rsidRPr="00FA637D">
              <w:rPr>
                <w:sz w:val="22"/>
                <w:szCs w:val="22"/>
              </w:rPr>
              <w:t>A violation of the overlap assumption typically arises when there is severe imbalance between treated and untreated samples in the dataset. The ITE for a given individual is calculated based on comparisons with individuals sharing similar covariate profiles who received the treatment and those who did not. However, when the data are heavily skewed (e.g., if untreated individuals vastly outnumber treated ones), it becomes hard to find treated samples with comparable covariate profiles. In such cases, researchers should first check for sample imbalance and consider corrective approaches such as up</w:t>
            </w:r>
            <w:r w:rsidR="001C5525">
              <w:rPr>
                <w:sz w:val="22"/>
                <w:szCs w:val="22"/>
              </w:rPr>
              <w:t xml:space="preserve">- </w:t>
            </w:r>
            <w:r w:rsidRPr="00FA637D">
              <w:rPr>
                <w:sz w:val="22"/>
                <w:szCs w:val="22"/>
              </w:rPr>
              <w:t>or down</w:t>
            </w:r>
            <w:r w:rsidR="001C5525">
              <w:rPr>
                <w:sz w:val="22"/>
                <w:szCs w:val="22"/>
              </w:rPr>
              <w:t>-</w:t>
            </w:r>
            <w:r w:rsidRPr="00FA637D">
              <w:rPr>
                <w:sz w:val="22"/>
                <w:szCs w:val="22"/>
              </w:rPr>
              <w:t>sampling to restore comparability across groups.</w:t>
            </w:r>
          </w:p>
          <w:p w14:paraId="3CEC07BF" w14:textId="77777777" w:rsidR="00FA637D" w:rsidRPr="00FA637D" w:rsidRDefault="00FA637D" w:rsidP="00FA637D">
            <w:pPr>
              <w:spacing w:after="240" w:line="276" w:lineRule="auto"/>
              <w:rPr>
                <w:i/>
                <w:iCs/>
                <w:sz w:val="22"/>
                <w:szCs w:val="22"/>
              </w:rPr>
            </w:pPr>
            <w:r w:rsidRPr="00FA637D">
              <w:rPr>
                <w:i/>
                <w:iCs/>
                <w:sz w:val="22"/>
                <w:szCs w:val="22"/>
              </w:rPr>
              <w:t>Case 2: When the calibration test failed</w:t>
            </w:r>
          </w:p>
          <w:p w14:paraId="45F1EF8C" w14:textId="0A425E9D" w:rsidR="00FA637D" w:rsidRPr="00133899" w:rsidRDefault="00FA637D" w:rsidP="00FA637D">
            <w:pPr>
              <w:spacing w:after="240" w:line="276" w:lineRule="auto"/>
              <w:rPr>
                <w:sz w:val="22"/>
                <w:szCs w:val="22"/>
              </w:rPr>
            </w:pPr>
            <w:r w:rsidRPr="00FA637D">
              <w:rPr>
                <w:sz w:val="22"/>
                <w:szCs w:val="22"/>
              </w:rPr>
              <w:t xml:space="preserve">On the other hand, it is possible that none of the models trained through the backward elimination process pass the calibration test. Specifically, this occurs when the estimates of </w:t>
            </w:r>
            <m:oMath>
              <m:sSub>
                <m:sSubPr>
                  <m:ctrlPr>
                    <w:rPr>
                      <w:rFonts w:ascii="Cambria Math" w:hAnsi="Cambria Math"/>
                      <w:i/>
                      <w:sz w:val="22"/>
                      <w:szCs w:val="22"/>
                    </w:rPr>
                  </m:ctrlPr>
                </m:sSubPr>
                <m:e>
                  <m:r>
                    <m:rPr>
                      <m:sty m:val="p"/>
                    </m:rPr>
                    <w:rPr>
                      <w:rFonts w:ascii="Cambria Math" w:hAnsi="Cambria Math"/>
                      <w:sz w:val="22"/>
                      <w:szCs w:val="22"/>
                    </w:rPr>
                    <m:t>β</m:t>
                  </m:r>
                  <m:ctrlPr>
                    <w:rPr>
                      <w:rFonts w:ascii="Cambria Math" w:hAnsi="Cambria Math"/>
                      <w:sz w:val="22"/>
                      <w:szCs w:val="22"/>
                    </w:rPr>
                  </m:ctrlPr>
                </m:e>
                <m:sub>
                  <m:r>
                    <w:rPr>
                      <w:rFonts w:ascii="Cambria Math" w:hAnsi="Cambria Math"/>
                      <w:sz w:val="22"/>
                      <w:szCs w:val="22"/>
                    </w:rPr>
                    <m:t>ATE</m:t>
                  </m:r>
                </m:sub>
              </m:sSub>
              <m:r>
                <w:rPr>
                  <w:rFonts w:ascii="Cambria Math" w:hAnsi="Cambria Math"/>
                  <w:sz w:val="22"/>
                  <w:szCs w:val="22"/>
                </w:rPr>
                <m:t xml:space="preserve"> </m:t>
              </m:r>
            </m:oMath>
            <w:r w:rsidRPr="00FA637D">
              <w:rPr>
                <w:sz w:val="22"/>
                <w:szCs w:val="22"/>
              </w:rPr>
              <w:t xml:space="preserve">and/or </w:t>
            </w:r>
            <m:oMath>
              <m:sSub>
                <m:sSubPr>
                  <m:ctrlPr>
                    <w:rPr>
                      <w:rFonts w:ascii="Cambria Math" w:hAnsi="Cambria Math"/>
                      <w:i/>
                      <w:sz w:val="22"/>
                      <w:szCs w:val="22"/>
                    </w:rPr>
                  </m:ctrlPr>
                </m:sSubPr>
                <m:e>
                  <m:r>
                    <m:rPr>
                      <m:sty m:val="p"/>
                    </m:rPr>
                    <w:rPr>
                      <w:rFonts w:ascii="Cambria Math" w:hAnsi="Cambria Math"/>
                      <w:sz w:val="22"/>
                      <w:szCs w:val="22"/>
                    </w:rPr>
                    <m:t>β</m:t>
                  </m:r>
                  <m:ctrlPr>
                    <w:rPr>
                      <w:rFonts w:ascii="Cambria Math" w:hAnsi="Cambria Math"/>
                      <w:sz w:val="22"/>
                      <w:szCs w:val="22"/>
                    </w:rPr>
                  </m:ctrlPr>
                </m:e>
                <m:sub>
                  <m:r>
                    <w:rPr>
                      <w:rFonts w:ascii="Cambria Math" w:hAnsi="Cambria Math"/>
                      <w:sz w:val="22"/>
                      <w:szCs w:val="22"/>
                    </w:rPr>
                    <m:t>ITE</m:t>
                  </m:r>
                </m:sub>
              </m:sSub>
            </m:oMath>
            <w:r w:rsidR="00133899">
              <w:rPr>
                <w:sz w:val="22"/>
                <w:szCs w:val="22"/>
              </w:rPr>
              <w:t xml:space="preserve"> </w:t>
            </w:r>
            <w:r w:rsidRPr="00FA637D">
              <w:rPr>
                <w:sz w:val="22"/>
                <w:szCs w:val="22"/>
              </w:rPr>
              <w:t xml:space="preserve">are not statistically significant at </w:t>
            </w:r>
            <w:r w:rsidRPr="00133899">
              <w:rPr>
                <w:i/>
                <w:iCs/>
                <w:sz w:val="22"/>
                <w:szCs w:val="22"/>
              </w:rPr>
              <w:t>P</w:t>
            </w:r>
            <w:r w:rsidRPr="00133899">
              <w:rPr>
                <w:sz w:val="22"/>
                <w:szCs w:val="22"/>
                <w:vertAlign w:val="subscript"/>
              </w:rPr>
              <w:t>FDR</w:t>
            </w:r>
            <w:r w:rsidRPr="00FA637D">
              <w:rPr>
                <w:sz w:val="22"/>
                <w:szCs w:val="22"/>
              </w:rPr>
              <w:t xml:space="preserve"> &lt; .05 in any of the models. Since </w:t>
            </w:r>
            <m:oMath>
              <m:sSub>
                <m:sSubPr>
                  <m:ctrlPr>
                    <w:rPr>
                      <w:rFonts w:ascii="Cambria Math" w:hAnsi="Cambria Math"/>
                      <w:i/>
                      <w:sz w:val="22"/>
                      <w:szCs w:val="22"/>
                    </w:rPr>
                  </m:ctrlPr>
                </m:sSubPr>
                <m:e>
                  <m:r>
                    <w:rPr>
                      <w:rFonts w:ascii="Cambria Math" w:hAnsi="Cambria Math"/>
                      <w:sz w:val="22"/>
                      <w:szCs w:val="22"/>
                    </w:rPr>
                    <m:t>β</m:t>
                  </m:r>
                  <m:ctrlPr>
                    <w:rPr>
                      <w:rFonts w:ascii="Cambria Math" w:hAnsi="Cambria Math"/>
                      <w:sz w:val="22"/>
                      <w:szCs w:val="22"/>
                    </w:rPr>
                  </m:ctrlPr>
                </m:e>
                <m:sub>
                  <m:r>
                    <w:rPr>
                      <w:rFonts w:ascii="Cambria Math" w:hAnsi="Cambria Math"/>
                      <w:sz w:val="22"/>
                      <w:szCs w:val="22"/>
                    </w:rPr>
                    <m:t>ATE</m:t>
                  </m:r>
                </m:sub>
              </m:sSub>
              <m:r>
                <w:rPr>
                  <w:rFonts w:ascii="Cambria Math" w:hAnsi="Cambria Math"/>
                  <w:sz w:val="22"/>
                  <w:szCs w:val="22"/>
                </w:rPr>
                <m:t xml:space="preserve"> </m:t>
              </m:r>
            </m:oMath>
            <w:r w:rsidR="00133899" w:rsidRPr="00FA637D">
              <w:rPr>
                <w:sz w:val="22"/>
                <w:szCs w:val="22"/>
              </w:rPr>
              <w:t xml:space="preserve">and </w:t>
            </w:r>
            <m:oMath>
              <m:sSub>
                <m:sSubPr>
                  <m:ctrlPr>
                    <w:rPr>
                      <w:rFonts w:ascii="Cambria Math" w:hAnsi="Cambria Math"/>
                      <w:i/>
                      <w:sz w:val="22"/>
                      <w:szCs w:val="22"/>
                    </w:rPr>
                  </m:ctrlPr>
                </m:sSubPr>
                <m:e>
                  <m:r>
                    <w:rPr>
                      <w:rFonts w:ascii="Cambria Math" w:hAnsi="Cambria Math"/>
                      <w:sz w:val="22"/>
                      <w:szCs w:val="22"/>
                    </w:rPr>
                    <m:t>β</m:t>
                  </m:r>
                  <m:ctrlPr>
                    <w:rPr>
                      <w:rFonts w:ascii="Cambria Math" w:hAnsi="Cambria Math"/>
                      <w:sz w:val="22"/>
                      <w:szCs w:val="22"/>
                    </w:rPr>
                  </m:ctrlPr>
                </m:e>
                <m:sub>
                  <m:r>
                    <w:rPr>
                      <w:rFonts w:ascii="Cambria Math" w:hAnsi="Cambria Math"/>
                      <w:sz w:val="22"/>
                      <w:szCs w:val="22"/>
                    </w:rPr>
                    <m:t>ITE</m:t>
                  </m:r>
                </m:sub>
              </m:sSub>
            </m:oMath>
            <w:r w:rsidRPr="00FA637D">
              <w:rPr>
                <w:sz w:val="22"/>
                <w:szCs w:val="22"/>
              </w:rPr>
              <w:t xml:space="preserve"> reflect how well the predicted ATE and ITE capture the latent structure of the observed treatment and outcome data, a failure to meet this threshold suggests that the model’s predictions are not well aligned with the actual data (see</w:t>
            </w:r>
            <w:r w:rsidRPr="00FA637D">
              <w:rPr>
                <w:b/>
                <w:bCs/>
                <w:sz w:val="22"/>
                <w:szCs w:val="22"/>
              </w:rPr>
              <w:t xml:space="preserve"> Box 2</w:t>
            </w:r>
            <w:r w:rsidRPr="00FA637D">
              <w:rPr>
                <w:sz w:val="22"/>
                <w:szCs w:val="22"/>
              </w:rPr>
              <w:t>). </w:t>
            </w:r>
          </w:p>
          <w:p w14:paraId="6D7F9A6F" w14:textId="061C5706" w:rsidR="00FA637D" w:rsidRPr="00FA637D" w:rsidRDefault="00FA637D" w:rsidP="00FA637D">
            <w:pPr>
              <w:spacing w:after="240" w:line="276" w:lineRule="auto"/>
              <w:rPr>
                <w:sz w:val="22"/>
                <w:szCs w:val="22"/>
              </w:rPr>
            </w:pPr>
            <w:r w:rsidRPr="00FA637D">
              <w:rPr>
                <w:sz w:val="22"/>
                <w:szCs w:val="22"/>
              </w:rPr>
              <w:t>In many cases, predicting individual-level ITEs is substantially more challenging than calculating ATE, so it is common fo</w:t>
            </w:r>
            <w:r w:rsidR="00133899">
              <w:rPr>
                <w:sz w:val="22"/>
                <w:szCs w:val="22"/>
              </w:rPr>
              <w:t xml:space="preserve">r </w:t>
            </w:r>
            <m:oMath>
              <m:sSub>
                <m:sSubPr>
                  <m:ctrlPr>
                    <w:rPr>
                      <w:rFonts w:ascii="Cambria Math" w:hAnsi="Cambria Math"/>
                      <w:i/>
                      <w:sz w:val="22"/>
                      <w:szCs w:val="22"/>
                    </w:rPr>
                  </m:ctrlPr>
                </m:sSubPr>
                <m:e>
                  <m:r>
                    <w:rPr>
                      <w:rFonts w:ascii="Cambria Math" w:hAnsi="Cambria Math"/>
                      <w:sz w:val="22"/>
                      <w:szCs w:val="22"/>
                    </w:rPr>
                    <m:t>β</m:t>
                  </m:r>
                  <m:ctrlPr>
                    <w:rPr>
                      <w:rFonts w:ascii="Cambria Math" w:hAnsi="Cambria Math"/>
                      <w:sz w:val="22"/>
                      <w:szCs w:val="22"/>
                    </w:rPr>
                  </m:ctrlPr>
                </m:e>
                <m:sub>
                  <m:r>
                    <w:rPr>
                      <w:rFonts w:ascii="Cambria Math" w:hAnsi="Cambria Math"/>
                      <w:sz w:val="22"/>
                      <w:szCs w:val="22"/>
                    </w:rPr>
                    <m:t>ITE</m:t>
                  </m:r>
                </m:sub>
              </m:sSub>
            </m:oMath>
            <w:r w:rsidR="00133899">
              <w:rPr>
                <w:sz w:val="22"/>
                <w:szCs w:val="22"/>
              </w:rPr>
              <w:t xml:space="preserve"> </w:t>
            </w:r>
            <w:r w:rsidRPr="00FA637D">
              <w:rPr>
                <w:sz w:val="22"/>
                <w:szCs w:val="22"/>
              </w:rPr>
              <w:t xml:space="preserve">to be non-significant. If </w:t>
            </w:r>
            <m:oMath>
              <m:sSub>
                <m:sSubPr>
                  <m:ctrlPr>
                    <w:rPr>
                      <w:rFonts w:ascii="Cambria Math" w:hAnsi="Cambria Math"/>
                      <w:i/>
                      <w:sz w:val="22"/>
                      <w:szCs w:val="22"/>
                    </w:rPr>
                  </m:ctrlPr>
                </m:sSubPr>
                <m:e>
                  <m:r>
                    <w:rPr>
                      <w:rFonts w:ascii="Cambria Math" w:hAnsi="Cambria Math"/>
                      <w:sz w:val="22"/>
                      <w:szCs w:val="22"/>
                    </w:rPr>
                    <m:t>β</m:t>
                  </m:r>
                  <m:ctrlPr>
                    <w:rPr>
                      <w:rFonts w:ascii="Cambria Math" w:hAnsi="Cambria Math"/>
                      <w:sz w:val="22"/>
                      <w:szCs w:val="22"/>
                    </w:rPr>
                  </m:ctrlPr>
                </m:e>
                <m:sub>
                  <m:r>
                    <w:rPr>
                      <w:rFonts w:ascii="Cambria Math" w:hAnsi="Cambria Math"/>
                      <w:sz w:val="22"/>
                      <w:szCs w:val="22"/>
                    </w:rPr>
                    <m:t>ATE</m:t>
                  </m:r>
                </m:sub>
              </m:sSub>
            </m:oMath>
            <w:r w:rsidRPr="00FA637D">
              <w:rPr>
                <w:sz w:val="22"/>
                <w:szCs w:val="22"/>
              </w:rPr>
              <w:t xml:space="preserve"> is significant while</w:t>
            </w:r>
            <w:r w:rsidR="00133899">
              <w:rPr>
                <w:sz w:val="22"/>
                <w:szCs w:val="22"/>
              </w:rPr>
              <w:t xml:space="preserve"> </w:t>
            </w:r>
            <m:oMath>
              <m:sSub>
                <m:sSubPr>
                  <m:ctrlPr>
                    <w:rPr>
                      <w:rFonts w:ascii="Cambria Math" w:hAnsi="Cambria Math"/>
                      <w:i/>
                      <w:sz w:val="22"/>
                      <w:szCs w:val="22"/>
                    </w:rPr>
                  </m:ctrlPr>
                </m:sSubPr>
                <m:e>
                  <m:r>
                    <w:rPr>
                      <w:rFonts w:ascii="Cambria Math" w:hAnsi="Cambria Math"/>
                      <w:sz w:val="22"/>
                      <w:szCs w:val="22"/>
                    </w:rPr>
                    <m:t>β</m:t>
                  </m:r>
                  <m:ctrlPr>
                    <w:rPr>
                      <w:rFonts w:ascii="Cambria Math" w:hAnsi="Cambria Math"/>
                      <w:sz w:val="22"/>
                      <w:szCs w:val="22"/>
                    </w:rPr>
                  </m:ctrlPr>
                </m:e>
                <m:sub>
                  <m:r>
                    <w:rPr>
                      <w:rFonts w:ascii="Cambria Math" w:hAnsi="Cambria Math"/>
                      <w:sz w:val="22"/>
                      <w:szCs w:val="22"/>
                    </w:rPr>
                    <m:t>ITE</m:t>
                  </m:r>
                </m:sub>
              </m:sSub>
            </m:oMath>
            <w:r w:rsidR="00133899">
              <w:rPr>
                <w:sz w:val="22"/>
                <w:szCs w:val="22"/>
              </w:rPr>
              <w:t xml:space="preserve"> </w:t>
            </w:r>
            <w:r w:rsidRPr="00FA637D">
              <w:rPr>
                <w:sz w:val="22"/>
                <w:szCs w:val="22"/>
              </w:rPr>
              <w:t>is not, this may indicate that the GRF model successfully captured the population-level ATE but failed to accurately predict sample-level ITEs. This could occur if the treatment variable chosen by the researcher has little or no causal impact on the outcome, or if key moderators that shape the distribution of treatment effects are missing from the covariate set.</w:t>
            </w:r>
          </w:p>
          <w:p w14:paraId="486F0A8E" w14:textId="3055377E" w:rsidR="00FA637D" w:rsidRPr="00FA637D" w:rsidRDefault="00FA637D" w:rsidP="00FA637D">
            <w:pPr>
              <w:spacing w:after="240" w:line="276" w:lineRule="auto"/>
            </w:pPr>
            <w:r w:rsidRPr="00FA637D">
              <w:rPr>
                <w:sz w:val="22"/>
                <w:szCs w:val="22"/>
              </w:rPr>
              <w:t>To address this issue, one possible solution is to consider alternative treatment variables that may be more causally relevant to the outcome. Additionally, expanding the covariate set guided by domain expertise to include theoretically meaningful moderators may improve the model’s calibration. It is also important to note that these problems may simply reflect insufficient sample size to support stable estimation of both ATE and ITE.</w:t>
            </w:r>
          </w:p>
        </w:tc>
      </w:tr>
    </w:tbl>
    <w:p w14:paraId="353441BC" w14:textId="77777777" w:rsidR="00133899" w:rsidRDefault="00133899">
      <w:pPr>
        <w:spacing w:after="160" w:line="259" w:lineRule="auto"/>
      </w:pPr>
      <w:r>
        <w:br w:type="page"/>
      </w:r>
    </w:p>
    <w:p w14:paraId="161E3C09" w14:textId="518E2BD3" w:rsidR="00133899" w:rsidRPr="00133899" w:rsidRDefault="00133899" w:rsidP="00133899">
      <w:pPr>
        <w:spacing w:after="240" w:line="360" w:lineRule="auto"/>
        <w:rPr>
          <w:b/>
          <w:bCs/>
        </w:rPr>
      </w:pPr>
      <w:r w:rsidRPr="00133899">
        <w:rPr>
          <w:b/>
          <w:bCs/>
        </w:rPr>
        <w:lastRenderedPageBreak/>
        <w:t xml:space="preserve">Table 1. Recent applications of GRF in </w:t>
      </w:r>
      <w:r w:rsidR="00317D78">
        <w:rPr>
          <w:b/>
          <w:bCs/>
        </w:rPr>
        <w:t>psychology and the behavioral sciences</w:t>
      </w:r>
    </w:p>
    <w:tbl>
      <w:tblPr>
        <w:tblW w:w="0" w:type="auto"/>
        <w:tblCellMar>
          <w:top w:w="15" w:type="dxa"/>
          <w:left w:w="15" w:type="dxa"/>
          <w:bottom w:w="15" w:type="dxa"/>
          <w:right w:w="15" w:type="dxa"/>
        </w:tblCellMar>
        <w:tblLook w:val="04A0" w:firstRow="1" w:lastRow="0" w:firstColumn="1" w:lastColumn="0" w:noHBand="0" w:noVBand="1"/>
      </w:tblPr>
      <w:tblGrid>
        <w:gridCol w:w="1248"/>
        <w:gridCol w:w="873"/>
        <w:gridCol w:w="1189"/>
        <w:gridCol w:w="1501"/>
        <w:gridCol w:w="2055"/>
        <w:gridCol w:w="2494"/>
      </w:tblGrid>
      <w:tr w:rsidR="000A1141" w:rsidRPr="00133899" w14:paraId="44D1079A" w14:textId="77777777" w:rsidTr="00133899">
        <w:trPr>
          <w:trHeight w:val="240"/>
        </w:trPr>
        <w:tc>
          <w:tcPr>
            <w:tcW w:w="0" w:type="auto"/>
            <w:tcBorders>
              <w:top w:val="double" w:sz="4" w:space="0" w:color="auto"/>
              <w:bottom w:val="double" w:sz="4" w:space="0" w:color="auto"/>
            </w:tcBorders>
            <w:tcMar>
              <w:top w:w="0" w:type="dxa"/>
              <w:left w:w="100" w:type="dxa"/>
              <w:bottom w:w="0" w:type="dxa"/>
              <w:right w:w="100" w:type="dxa"/>
            </w:tcMar>
            <w:hideMark/>
          </w:tcPr>
          <w:p w14:paraId="2D1E9412" w14:textId="6B001AFD" w:rsidR="00133899" w:rsidRPr="00133899" w:rsidRDefault="00133899" w:rsidP="00133899">
            <w:pPr>
              <w:rPr>
                <w:b/>
                <w:bCs/>
                <w:sz w:val="18"/>
                <w:szCs w:val="18"/>
              </w:rPr>
            </w:pPr>
            <w:r w:rsidRPr="000A1141">
              <w:rPr>
                <w:b/>
                <w:bCs/>
                <w:color w:val="000000"/>
                <w:sz w:val="18"/>
                <w:szCs w:val="18"/>
              </w:rPr>
              <w:t>Reference</w:t>
            </w:r>
          </w:p>
        </w:tc>
        <w:tc>
          <w:tcPr>
            <w:tcW w:w="0" w:type="auto"/>
            <w:tcBorders>
              <w:top w:val="double" w:sz="4" w:space="0" w:color="auto"/>
              <w:bottom w:val="double" w:sz="4" w:space="0" w:color="auto"/>
            </w:tcBorders>
            <w:tcMar>
              <w:top w:w="0" w:type="dxa"/>
              <w:left w:w="100" w:type="dxa"/>
              <w:bottom w:w="0" w:type="dxa"/>
              <w:right w:w="100" w:type="dxa"/>
            </w:tcMar>
            <w:hideMark/>
          </w:tcPr>
          <w:p w14:paraId="092333D6" w14:textId="48D8134D" w:rsidR="00133899" w:rsidRPr="00133899" w:rsidRDefault="00133899" w:rsidP="00133899">
            <w:pPr>
              <w:rPr>
                <w:b/>
                <w:bCs/>
                <w:sz w:val="18"/>
                <w:szCs w:val="18"/>
              </w:rPr>
            </w:pPr>
            <w:r w:rsidRPr="000A1141">
              <w:rPr>
                <w:b/>
                <w:bCs/>
                <w:sz w:val="18"/>
                <w:szCs w:val="18"/>
              </w:rPr>
              <w:t>Sample Size</w:t>
            </w:r>
          </w:p>
        </w:tc>
        <w:tc>
          <w:tcPr>
            <w:tcW w:w="0" w:type="auto"/>
            <w:tcBorders>
              <w:top w:val="double" w:sz="4" w:space="0" w:color="auto"/>
              <w:bottom w:val="double" w:sz="4" w:space="0" w:color="auto"/>
            </w:tcBorders>
            <w:tcMar>
              <w:top w:w="0" w:type="dxa"/>
              <w:left w:w="100" w:type="dxa"/>
              <w:bottom w:w="0" w:type="dxa"/>
              <w:right w:w="100" w:type="dxa"/>
            </w:tcMar>
            <w:hideMark/>
          </w:tcPr>
          <w:p w14:paraId="26883C2F" w14:textId="5FFFA300" w:rsidR="00133899" w:rsidRPr="00133899" w:rsidRDefault="00133899" w:rsidP="00133899">
            <w:pPr>
              <w:rPr>
                <w:b/>
                <w:bCs/>
                <w:sz w:val="18"/>
                <w:szCs w:val="18"/>
              </w:rPr>
            </w:pPr>
            <w:r w:rsidRPr="000A1141">
              <w:rPr>
                <w:b/>
                <w:bCs/>
                <w:sz w:val="18"/>
                <w:szCs w:val="18"/>
              </w:rPr>
              <w:t>The number of covariates</w:t>
            </w:r>
          </w:p>
        </w:tc>
        <w:tc>
          <w:tcPr>
            <w:tcW w:w="0" w:type="auto"/>
            <w:tcBorders>
              <w:top w:val="double" w:sz="4" w:space="0" w:color="auto"/>
              <w:bottom w:val="double" w:sz="4" w:space="0" w:color="auto"/>
            </w:tcBorders>
            <w:tcMar>
              <w:top w:w="0" w:type="dxa"/>
              <w:left w:w="100" w:type="dxa"/>
              <w:bottom w:w="0" w:type="dxa"/>
              <w:right w:w="100" w:type="dxa"/>
            </w:tcMar>
            <w:hideMark/>
          </w:tcPr>
          <w:p w14:paraId="5379ADB1" w14:textId="77777777" w:rsidR="00133899" w:rsidRPr="00133899" w:rsidRDefault="00133899" w:rsidP="00133899">
            <w:pPr>
              <w:rPr>
                <w:b/>
                <w:bCs/>
                <w:sz w:val="18"/>
                <w:szCs w:val="18"/>
              </w:rPr>
            </w:pPr>
            <w:r w:rsidRPr="00133899">
              <w:rPr>
                <w:b/>
                <w:bCs/>
                <w:color w:val="000000"/>
                <w:sz w:val="18"/>
                <w:szCs w:val="18"/>
              </w:rPr>
              <w:t>Treatment</w:t>
            </w:r>
          </w:p>
        </w:tc>
        <w:tc>
          <w:tcPr>
            <w:tcW w:w="0" w:type="auto"/>
            <w:tcBorders>
              <w:top w:val="double" w:sz="4" w:space="0" w:color="auto"/>
              <w:bottom w:val="double" w:sz="4" w:space="0" w:color="auto"/>
            </w:tcBorders>
            <w:tcMar>
              <w:top w:w="0" w:type="dxa"/>
              <w:left w:w="100" w:type="dxa"/>
              <w:bottom w:w="0" w:type="dxa"/>
              <w:right w:w="100" w:type="dxa"/>
            </w:tcMar>
            <w:hideMark/>
          </w:tcPr>
          <w:p w14:paraId="7E09383D" w14:textId="77777777" w:rsidR="00133899" w:rsidRPr="00133899" w:rsidRDefault="00133899" w:rsidP="00133899">
            <w:pPr>
              <w:rPr>
                <w:b/>
                <w:bCs/>
                <w:sz w:val="18"/>
                <w:szCs w:val="18"/>
              </w:rPr>
            </w:pPr>
            <w:r w:rsidRPr="00133899">
              <w:rPr>
                <w:b/>
                <w:bCs/>
                <w:color w:val="000000"/>
                <w:sz w:val="18"/>
                <w:szCs w:val="18"/>
              </w:rPr>
              <w:t>Outcome</w:t>
            </w:r>
          </w:p>
        </w:tc>
        <w:tc>
          <w:tcPr>
            <w:tcW w:w="0" w:type="auto"/>
            <w:tcBorders>
              <w:top w:val="double" w:sz="4" w:space="0" w:color="auto"/>
              <w:bottom w:val="double" w:sz="4" w:space="0" w:color="auto"/>
            </w:tcBorders>
            <w:tcMar>
              <w:top w:w="0" w:type="dxa"/>
              <w:left w:w="100" w:type="dxa"/>
              <w:bottom w:w="0" w:type="dxa"/>
              <w:right w:w="100" w:type="dxa"/>
            </w:tcMar>
            <w:hideMark/>
          </w:tcPr>
          <w:p w14:paraId="42BF6D4D" w14:textId="77777777" w:rsidR="00133899" w:rsidRPr="00133899" w:rsidRDefault="00133899" w:rsidP="00133899">
            <w:pPr>
              <w:rPr>
                <w:b/>
                <w:bCs/>
                <w:sz w:val="18"/>
                <w:szCs w:val="18"/>
              </w:rPr>
            </w:pPr>
            <w:r w:rsidRPr="00133899">
              <w:rPr>
                <w:b/>
                <w:bCs/>
                <w:color w:val="000000"/>
                <w:sz w:val="18"/>
                <w:szCs w:val="18"/>
              </w:rPr>
              <w:t>Covariates</w:t>
            </w:r>
          </w:p>
        </w:tc>
      </w:tr>
      <w:tr w:rsidR="000A1141" w:rsidRPr="00133899" w14:paraId="2EAC5FF0" w14:textId="77777777" w:rsidTr="00133899">
        <w:trPr>
          <w:trHeight w:val="465"/>
        </w:trPr>
        <w:tc>
          <w:tcPr>
            <w:tcW w:w="0" w:type="auto"/>
            <w:tcBorders>
              <w:top w:val="double" w:sz="4" w:space="0" w:color="auto"/>
              <w:bottom w:val="single" w:sz="8" w:space="0" w:color="000000"/>
            </w:tcBorders>
            <w:tcMar>
              <w:top w:w="0" w:type="dxa"/>
              <w:left w:w="100" w:type="dxa"/>
              <w:bottom w:w="0" w:type="dxa"/>
              <w:right w:w="100" w:type="dxa"/>
            </w:tcMar>
            <w:hideMark/>
          </w:tcPr>
          <w:p w14:paraId="221D769D" w14:textId="77777777" w:rsidR="00133899" w:rsidRPr="00133899" w:rsidRDefault="00133899" w:rsidP="00133899">
            <w:pPr>
              <w:rPr>
                <w:sz w:val="18"/>
                <w:szCs w:val="18"/>
              </w:rPr>
            </w:pPr>
            <w:proofErr w:type="spellStart"/>
            <w:r w:rsidRPr="00133899">
              <w:rPr>
                <w:color w:val="000000"/>
                <w:sz w:val="18"/>
                <w:szCs w:val="18"/>
              </w:rPr>
              <w:t>Nakagomi</w:t>
            </w:r>
            <w:proofErr w:type="spellEnd"/>
            <w:r w:rsidRPr="00133899">
              <w:rPr>
                <w:color w:val="000000"/>
                <w:sz w:val="18"/>
                <w:szCs w:val="18"/>
              </w:rPr>
              <w:t xml:space="preserve"> et al., 2025</w:t>
            </w:r>
          </w:p>
        </w:tc>
        <w:tc>
          <w:tcPr>
            <w:tcW w:w="0" w:type="auto"/>
            <w:tcBorders>
              <w:top w:val="double" w:sz="4" w:space="0" w:color="auto"/>
              <w:bottom w:val="single" w:sz="8" w:space="0" w:color="000000"/>
            </w:tcBorders>
            <w:tcMar>
              <w:top w:w="0" w:type="dxa"/>
              <w:left w:w="100" w:type="dxa"/>
              <w:bottom w:w="0" w:type="dxa"/>
              <w:right w:w="100" w:type="dxa"/>
            </w:tcMar>
            <w:hideMark/>
          </w:tcPr>
          <w:p w14:paraId="5F5C2C71" w14:textId="77777777" w:rsidR="00133899" w:rsidRPr="00133899" w:rsidRDefault="00133899" w:rsidP="00133899">
            <w:pPr>
              <w:rPr>
                <w:sz w:val="18"/>
                <w:szCs w:val="18"/>
              </w:rPr>
            </w:pPr>
            <w:r w:rsidRPr="00133899">
              <w:rPr>
                <w:color w:val="000000"/>
                <w:sz w:val="18"/>
                <w:szCs w:val="18"/>
              </w:rPr>
              <w:t>5,451</w:t>
            </w:r>
          </w:p>
        </w:tc>
        <w:tc>
          <w:tcPr>
            <w:tcW w:w="0" w:type="auto"/>
            <w:tcBorders>
              <w:top w:val="double" w:sz="4" w:space="0" w:color="auto"/>
              <w:bottom w:val="single" w:sz="8" w:space="0" w:color="000000"/>
            </w:tcBorders>
            <w:tcMar>
              <w:top w:w="0" w:type="dxa"/>
              <w:left w:w="100" w:type="dxa"/>
              <w:bottom w:w="0" w:type="dxa"/>
              <w:right w:w="100" w:type="dxa"/>
            </w:tcMar>
            <w:hideMark/>
          </w:tcPr>
          <w:p w14:paraId="6E21C8DC" w14:textId="77777777" w:rsidR="00133899" w:rsidRPr="00133899" w:rsidRDefault="00133899" w:rsidP="00133899">
            <w:pPr>
              <w:rPr>
                <w:sz w:val="18"/>
                <w:szCs w:val="18"/>
              </w:rPr>
            </w:pPr>
            <w:r w:rsidRPr="00133899">
              <w:rPr>
                <w:color w:val="000000"/>
                <w:sz w:val="18"/>
                <w:szCs w:val="18"/>
              </w:rPr>
              <w:t>31</w:t>
            </w:r>
          </w:p>
        </w:tc>
        <w:tc>
          <w:tcPr>
            <w:tcW w:w="0" w:type="auto"/>
            <w:tcBorders>
              <w:top w:val="double" w:sz="4" w:space="0" w:color="auto"/>
              <w:bottom w:val="single" w:sz="8" w:space="0" w:color="000000"/>
            </w:tcBorders>
            <w:tcMar>
              <w:top w:w="0" w:type="dxa"/>
              <w:left w:w="100" w:type="dxa"/>
              <w:bottom w:w="0" w:type="dxa"/>
              <w:right w:w="100" w:type="dxa"/>
            </w:tcMar>
            <w:hideMark/>
          </w:tcPr>
          <w:p w14:paraId="212389A6" w14:textId="77777777" w:rsidR="00133899" w:rsidRPr="00133899" w:rsidRDefault="00133899" w:rsidP="00133899">
            <w:pPr>
              <w:rPr>
                <w:sz w:val="18"/>
                <w:szCs w:val="18"/>
              </w:rPr>
            </w:pPr>
            <w:r w:rsidRPr="00133899">
              <w:rPr>
                <w:color w:val="000000"/>
                <w:sz w:val="18"/>
                <w:szCs w:val="18"/>
              </w:rPr>
              <w:t>Internet use</w:t>
            </w:r>
          </w:p>
        </w:tc>
        <w:tc>
          <w:tcPr>
            <w:tcW w:w="0" w:type="auto"/>
            <w:tcBorders>
              <w:top w:val="double" w:sz="4" w:space="0" w:color="auto"/>
              <w:bottom w:val="single" w:sz="8" w:space="0" w:color="000000"/>
            </w:tcBorders>
            <w:tcMar>
              <w:top w:w="0" w:type="dxa"/>
              <w:left w:w="100" w:type="dxa"/>
              <w:bottom w:w="0" w:type="dxa"/>
              <w:right w:w="100" w:type="dxa"/>
            </w:tcMar>
            <w:hideMark/>
          </w:tcPr>
          <w:p w14:paraId="6B64642B" w14:textId="77777777" w:rsidR="00133899" w:rsidRPr="00133899" w:rsidRDefault="00133899" w:rsidP="00133899">
            <w:pPr>
              <w:rPr>
                <w:sz w:val="18"/>
                <w:szCs w:val="18"/>
              </w:rPr>
            </w:pPr>
            <w:r w:rsidRPr="00133899">
              <w:rPr>
                <w:color w:val="000000"/>
                <w:sz w:val="18"/>
                <w:szCs w:val="18"/>
              </w:rPr>
              <w:t>Dementia</w:t>
            </w:r>
          </w:p>
        </w:tc>
        <w:tc>
          <w:tcPr>
            <w:tcW w:w="0" w:type="auto"/>
            <w:tcBorders>
              <w:top w:val="double" w:sz="4" w:space="0" w:color="auto"/>
              <w:bottom w:val="single" w:sz="8" w:space="0" w:color="000000"/>
            </w:tcBorders>
            <w:tcMar>
              <w:top w:w="0" w:type="dxa"/>
              <w:left w:w="100" w:type="dxa"/>
              <w:bottom w:w="0" w:type="dxa"/>
              <w:right w:w="100" w:type="dxa"/>
            </w:tcMar>
            <w:hideMark/>
          </w:tcPr>
          <w:p w14:paraId="0563AEAD" w14:textId="77777777" w:rsidR="00133899" w:rsidRPr="00133899" w:rsidRDefault="00133899" w:rsidP="00133899">
            <w:pPr>
              <w:ind w:left="120"/>
              <w:rPr>
                <w:sz w:val="18"/>
                <w:szCs w:val="18"/>
              </w:rPr>
            </w:pPr>
            <w:r w:rsidRPr="00133899">
              <w:rPr>
                <w:rFonts w:ascii="Arial" w:hAnsi="Arial" w:cs="Arial"/>
                <w:color w:val="000000"/>
                <w:sz w:val="18"/>
                <w:szCs w:val="18"/>
              </w:rPr>
              <w:t>•</w:t>
            </w:r>
            <w:r w:rsidRPr="00133899">
              <w:rPr>
                <w:color w:val="000000"/>
                <w:sz w:val="18"/>
                <w:szCs w:val="18"/>
              </w:rPr>
              <w:t>  demographic characteristics</w:t>
            </w:r>
          </w:p>
          <w:p w14:paraId="5C30C96F" w14:textId="77777777" w:rsidR="00133899" w:rsidRPr="00133899" w:rsidRDefault="00133899" w:rsidP="00133899">
            <w:pPr>
              <w:ind w:left="120"/>
              <w:rPr>
                <w:sz w:val="18"/>
                <w:szCs w:val="18"/>
              </w:rPr>
            </w:pPr>
            <w:r w:rsidRPr="00133899">
              <w:rPr>
                <w:rFonts w:ascii="Arial" w:hAnsi="Arial" w:cs="Arial"/>
                <w:color w:val="000000"/>
                <w:sz w:val="18"/>
                <w:szCs w:val="18"/>
              </w:rPr>
              <w:t>•</w:t>
            </w:r>
            <w:r w:rsidRPr="00133899">
              <w:rPr>
                <w:color w:val="000000"/>
                <w:sz w:val="18"/>
                <w:szCs w:val="18"/>
              </w:rPr>
              <w:t>  socioeconomic status </w:t>
            </w:r>
          </w:p>
          <w:p w14:paraId="56AC9611" w14:textId="77777777" w:rsidR="00133899" w:rsidRPr="00133899" w:rsidRDefault="00133899" w:rsidP="00133899">
            <w:pPr>
              <w:ind w:left="120"/>
              <w:rPr>
                <w:sz w:val="18"/>
                <w:szCs w:val="18"/>
              </w:rPr>
            </w:pPr>
            <w:r w:rsidRPr="00133899">
              <w:rPr>
                <w:rFonts w:ascii="Arial" w:hAnsi="Arial" w:cs="Arial"/>
                <w:color w:val="000000"/>
                <w:sz w:val="18"/>
                <w:szCs w:val="18"/>
              </w:rPr>
              <w:t>•</w:t>
            </w:r>
            <w:r w:rsidRPr="00133899">
              <w:rPr>
                <w:color w:val="000000"/>
                <w:sz w:val="18"/>
                <w:szCs w:val="18"/>
              </w:rPr>
              <w:t>  social relations</w:t>
            </w:r>
          </w:p>
          <w:p w14:paraId="3605F5D9" w14:textId="77777777" w:rsidR="00133899" w:rsidRPr="00133899" w:rsidRDefault="00133899" w:rsidP="00133899">
            <w:pPr>
              <w:ind w:left="120"/>
              <w:rPr>
                <w:sz w:val="18"/>
                <w:szCs w:val="18"/>
              </w:rPr>
            </w:pPr>
            <w:r w:rsidRPr="00133899">
              <w:rPr>
                <w:rFonts w:ascii="Arial" w:hAnsi="Arial" w:cs="Arial"/>
                <w:color w:val="000000"/>
                <w:sz w:val="18"/>
                <w:szCs w:val="18"/>
              </w:rPr>
              <w:t>•</w:t>
            </w:r>
            <w:r w:rsidRPr="00133899">
              <w:rPr>
                <w:color w:val="000000"/>
                <w:sz w:val="18"/>
                <w:szCs w:val="18"/>
              </w:rPr>
              <w:t>  health conditions </w:t>
            </w:r>
          </w:p>
          <w:p w14:paraId="1DB56059" w14:textId="77777777" w:rsidR="00133899" w:rsidRPr="00133899" w:rsidRDefault="00133899" w:rsidP="00133899">
            <w:pPr>
              <w:ind w:left="120"/>
              <w:rPr>
                <w:sz w:val="18"/>
                <w:szCs w:val="18"/>
              </w:rPr>
            </w:pPr>
            <w:r w:rsidRPr="00133899">
              <w:rPr>
                <w:rFonts w:ascii="Arial" w:hAnsi="Arial" w:cs="Arial"/>
                <w:color w:val="000000"/>
                <w:sz w:val="18"/>
                <w:szCs w:val="18"/>
              </w:rPr>
              <w:t>•</w:t>
            </w:r>
            <w:r w:rsidRPr="00133899">
              <w:rPr>
                <w:color w:val="000000"/>
                <w:sz w:val="18"/>
                <w:szCs w:val="18"/>
              </w:rPr>
              <w:t>  functional capacity </w:t>
            </w:r>
          </w:p>
          <w:p w14:paraId="523DF9FE" w14:textId="77777777" w:rsidR="00133899" w:rsidRPr="00133899" w:rsidRDefault="00133899" w:rsidP="00133899">
            <w:pPr>
              <w:ind w:left="120"/>
              <w:rPr>
                <w:sz w:val="18"/>
                <w:szCs w:val="18"/>
              </w:rPr>
            </w:pPr>
            <w:r w:rsidRPr="00133899">
              <w:rPr>
                <w:rFonts w:ascii="Arial" w:hAnsi="Arial" w:cs="Arial"/>
                <w:color w:val="000000"/>
                <w:sz w:val="18"/>
                <w:szCs w:val="18"/>
              </w:rPr>
              <w:t>•</w:t>
            </w:r>
            <w:r w:rsidRPr="00133899">
              <w:rPr>
                <w:color w:val="000000"/>
                <w:sz w:val="18"/>
                <w:szCs w:val="18"/>
              </w:rPr>
              <w:t>  behavioral factor</w:t>
            </w:r>
          </w:p>
        </w:tc>
      </w:tr>
      <w:tr w:rsidR="00133899" w:rsidRPr="00133899" w14:paraId="53575D1A" w14:textId="77777777" w:rsidTr="00133899">
        <w:trPr>
          <w:trHeight w:val="465"/>
        </w:trPr>
        <w:tc>
          <w:tcPr>
            <w:tcW w:w="0" w:type="auto"/>
            <w:tcBorders>
              <w:top w:val="single" w:sz="8" w:space="0" w:color="000000"/>
              <w:bottom w:val="single" w:sz="8" w:space="0" w:color="000000"/>
            </w:tcBorders>
            <w:tcMar>
              <w:top w:w="0" w:type="dxa"/>
              <w:left w:w="100" w:type="dxa"/>
              <w:bottom w:w="0" w:type="dxa"/>
              <w:right w:w="100" w:type="dxa"/>
            </w:tcMar>
            <w:hideMark/>
          </w:tcPr>
          <w:p w14:paraId="25E94BC9" w14:textId="77777777" w:rsidR="00133899" w:rsidRPr="00133899" w:rsidRDefault="00133899" w:rsidP="00133899">
            <w:pPr>
              <w:rPr>
                <w:sz w:val="18"/>
                <w:szCs w:val="18"/>
              </w:rPr>
            </w:pPr>
            <w:r w:rsidRPr="00133899">
              <w:rPr>
                <w:color w:val="000000"/>
                <w:sz w:val="18"/>
                <w:szCs w:val="18"/>
              </w:rPr>
              <w:t>Garrison-</w:t>
            </w:r>
            <w:proofErr w:type="spellStart"/>
            <w:r w:rsidRPr="00133899">
              <w:rPr>
                <w:color w:val="000000"/>
                <w:sz w:val="18"/>
                <w:szCs w:val="18"/>
              </w:rPr>
              <w:t>Desany</w:t>
            </w:r>
            <w:proofErr w:type="spellEnd"/>
            <w:r w:rsidRPr="00133899">
              <w:rPr>
                <w:color w:val="000000"/>
                <w:sz w:val="18"/>
                <w:szCs w:val="18"/>
              </w:rPr>
              <w:t xml:space="preserve"> et al., 2024</w:t>
            </w:r>
          </w:p>
        </w:tc>
        <w:tc>
          <w:tcPr>
            <w:tcW w:w="0" w:type="auto"/>
            <w:tcBorders>
              <w:top w:val="single" w:sz="8" w:space="0" w:color="000000"/>
              <w:bottom w:val="single" w:sz="8" w:space="0" w:color="000000"/>
            </w:tcBorders>
            <w:tcMar>
              <w:top w:w="0" w:type="dxa"/>
              <w:left w:w="100" w:type="dxa"/>
              <w:bottom w:w="0" w:type="dxa"/>
              <w:right w:w="100" w:type="dxa"/>
            </w:tcMar>
            <w:hideMark/>
          </w:tcPr>
          <w:p w14:paraId="020D3072" w14:textId="77777777" w:rsidR="00133899" w:rsidRPr="00133899" w:rsidRDefault="00133899" w:rsidP="00133899">
            <w:pPr>
              <w:rPr>
                <w:sz w:val="18"/>
                <w:szCs w:val="18"/>
              </w:rPr>
            </w:pPr>
            <w:r w:rsidRPr="00133899">
              <w:rPr>
                <w:color w:val="000000"/>
                <w:sz w:val="18"/>
                <w:szCs w:val="18"/>
              </w:rPr>
              <w:t>2,943</w:t>
            </w:r>
          </w:p>
        </w:tc>
        <w:tc>
          <w:tcPr>
            <w:tcW w:w="0" w:type="auto"/>
            <w:tcBorders>
              <w:top w:val="single" w:sz="8" w:space="0" w:color="000000"/>
              <w:bottom w:val="single" w:sz="8" w:space="0" w:color="000000"/>
            </w:tcBorders>
            <w:tcMar>
              <w:top w:w="0" w:type="dxa"/>
              <w:left w:w="100" w:type="dxa"/>
              <w:bottom w:w="0" w:type="dxa"/>
              <w:right w:w="100" w:type="dxa"/>
            </w:tcMar>
            <w:hideMark/>
          </w:tcPr>
          <w:p w14:paraId="4F083165" w14:textId="77777777" w:rsidR="00133899" w:rsidRPr="00133899" w:rsidRDefault="00133899" w:rsidP="00133899">
            <w:pPr>
              <w:rPr>
                <w:sz w:val="18"/>
                <w:szCs w:val="18"/>
              </w:rPr>
            </w:pPr>
            <w:r w:rsidRPr="00133899">
              <w:rPr>
                <w:color w:val="000000"/>
                <w:sz w:val="18"/>
                <w:szCs w:val="18"/>
              </w:rPr>
              <w:t>128</w:t>
            </w:r>
          </w:p>
        </w:tc>
        <w:tc>
          <w:tcPr>
            <w:tcW w:w="0" w:type="auto"/>
            <w:tcBorders>
              <w:top w:val="single" w:sz="8" w:space="0" w:color="000000"/>
              <w:bottom w:val="single" w:sz="8" w:space="0" w:color="000000"/>
            </w:tcBorders>
            <w:tcMar>
              <w:top w:w="0" w:type="dxa"/>
              <w:left w:w="100" w:type="dxa"/>
              <w:bottom w:w="0" w:type="dxa"/>
              <w:right w:w="100" w:type="dxa"/>
            </w:tcMar>
            <w:hideMark/>
          </w:tcPr>
          <w:p w14:paraId="085BE170" w14:textId="77777777" w:rsidR="00133899" w:rsidRPr="00133899" w:rsidRDefault="00133899" w:rsidP="00133899">
            <w:pPr>
              <w:rPr>
                <w:sz w:val="18"/>
                <w:szCs w:val="18"/>
              </w:rPr>
            </w:pPr>
            <w:r w:rsidRPr="00133899">
              <w:rPr>
                <w:color w:val="000000"/>
                <w:sz w:val="18"/>
                <w:szCs w:val="18"/>
              </w:rPr>
              <w:t>PTSD</w:t>
            </w:r>
          </w:p>
        </w:tc>
        <w:tc>
          <w:tcPr>
            <w:tcW w:w="0" w:type="auto"/>
            <w:tcBorders>
              <w:top w:val="single" w:sz="8" w:space="0" w:color="000000"/>
              <w:bottom w:val="single" w:sz="8" w:space="0" w:color="000000"/>
            </w:tcBorders>
            <w:tcMar>
              <w:top w:w="0" w:type="dxa"/>
              <w:left w:w="100" w:type="dxa"/>
              <w:bottom w:w="0" w:type="dxa"/>
              <w:right w:w="100" w:type="dxa"/>
            </w:tcMar>
            <w:hideMark/>
          </w:tcPr>
          <w:p w14:paraId="47E445D3" w14:textId="77777777" w:rsidR="00133899" w:rsidRPr="00133899" w:rsidRDefault="00133899" w:rsidP="00133899">
            <w:pPr>
              <w:rPr>
                <w:sz w:val="18"/>
                <w:szCs w:val="18"/>
              </w:rPr>
            </w:pPr>
            <w:r w:rsidRPr="00133899">
              <w:rPr>
                <w:color w:val="000000"/>
                <w:sz w:val="18"/>
                <w:szCs w:val="18"/>
              </w:rPr>
              <w:t>Substance use </w:t>
            </w:r>
          </w:p>
          <w:p w14:paraId="1B579C13" w14:textId="77777777" w:rsidR="00133899" w:rsidRPr="00133899" w:rsidRDefault="00133899" w:rsidP="00133899">
            <w:pPr>
              <w:rPr>
                <w:sz w:val="18"/>
                <w:szCs w:val="18"/>
              </w:rPr>
            </w:pPr>
            <w:r w:rsidRPr="00133899">
              <w:rPr>
                <w:color w:val="000000"/>
                <w:sz w:val="18"/>
                <w:szCs w:val="18"/>
              </w:rPr>
              <w:t>(tobacco, alcohol, cannabis)</w:t>
            </w:r>
          </w:p>
        </w:tc>
        <w:tc>
          <w:tcPr>
            <w:tcW w:w="0" w:type="auto"/>
            <w:tcBorders>
              <w:top w:val="single" w:sz="8" w:space="0" w:color="000000"/>
              <w:bottom w:val="single" w:sz="8" w:space="0" w:color="000000"/>
            </w:tcBorders>
            <w:tcMar>
              <w:top w:w="0" w:type="dxa"/>
              <w:left w:w="100" w:type="dxa"/>
              <w:bottom w:w="0" w:type="dxa"/>
              <w:right w:w="100" w:type="dxa"/>
            </w:tcMar>
            <w:hideMark/>
          </w:tcPr>
          <w:p w14:paraId="0B0B5860" w14:textId="77777777" w:rsidR="00133899" w:rsidRPr="00133899" w:rsidRDefault="00133899" w:rsidP="00133899">
            <w:pPr>
              <w:ind w:left="120"/>
              <w:rPr>
                <w:sz w:val="18"/>
                <w:szCs w:val="18"/>
              </w:rPr>
            </w:pPr>
            <w:r w:rsidRPr="00133899">
              <w:rPr>
                <w:rFonts w:ascii="Arial" w:hAnsi="Arial" w:cs="Arial"/>
                <w:color w:val="000000"/>
                <w:sz w:val="18"/>
                <w:szCs w:val="18"/>
              </w:rPr>
              <w:t>•</w:t>
            </w:r>
            <w:r w:rsidRPr="00133899">
              <w:rPr>
                <w:color w:val="000000"/>
                <w:sz w:val="18"/>
                <w:szCs w:val="18"/>
              </w:rPr>
              <w:t>  sociodemographic variables</w:t>
            </w:r>
          </w:p>
          <w:p w14:paraId="4D4A1BB0" w14:textId="77777777" w:rsidR="00133899" w:rsidRPr="00133899" w:rsidRDefault="00133899" w:rsidP="00133899">
            <w:pPr>
              <w:ind w:left="120"/>
              <w:rPr>
                <w:sz w:val="18"/>
                <w:szCs w:val="18"/>
              </w:rPr>
            </w:pPr>
            <w:r w:rsidRPr="00133899">
              <w:rPr>
                <w:rFonts w:ascii="Arial" w:hAnsi="Arial" w:cs="Arial"/>
                <w:color w:val="000000"/>
                <w:sz w:val="18"/>
                <w:szCs w:val="18"/>
              </w:rPr>
              <w:t>•</w:t>
            </w:r>
            <w:r w:rsidRPr="00133899">
              <w:rPr>
                <w:color w:val="000000"/>
                <w:sz w:val="18"/>
                <w:szCs w:val="18"/>
              </w:rPr>
              <w:t>  childhood trauma</w:t>
            </w:r>
          </w:p>
          <w:p w14:paraId="2F150D59" w14:textId="77777777" w:rsidR="00133899" w:rsidRPr="00133899" w:rsidRDefault="00133899" w:rsidP="00133899">
            <w:pPr>
              <w:ind w:left="120"/>
              <w:rPr>
                <w:sz w:val="18"/>
                <w:szCs w:val="18"/>
              </w:rPr>
            </w:pPr>
            <w:r w:rsidRPr="00133899">
              <w:rPr>
                <w:rFonts w:ascii="Arial" w:hAnsi="Arial" w:cs="Arial"/>
                <w:color w:val="000000"/>
                <w:sz w:val="18"/>
                <w:szCs w:val="18"/>
              </w:rPr>
              <w:t>•</w:t>
            </w:r>
            <w:r w:rsidRPr="00133899">
              <w:rPr>
                <w:color w:val="000000"/>
                <w:sz w:val="18"/>
                <w:szCs w:val="18"/>
              </w:rPr>
              <w:t>  social interaction</w:t>
            </w:r>
          </w:p>
          <w:p w14:paraId="55ADE413" w14:textId="77777777" w:rsidR="00133899" w:rsidRPr="00133899" w:rsidRDefault="00133899" w:rsidP="00133899">
            <w:pPr>
              <w:ind w:left="120"/>
              <w:rPr>
                <w:sz w:val="18"/>
                <w:szCs w:val="18"/>
              </w:rPr>
            </w:pPr>
            <w:r w:rsidRPr="00133899">
              <w:rPr>
                <w:rFonts w:ascii="Arial" w:hAnsi="Arial" w:cs="Arial"/>
                <w:color w:val="000000"/>
                <w:sz w:val="18"/>
                <w:szCs w:val="18"/>
              </w:rPr>
              <w:t>•</w:t>
            </w:r>
            <w:r w:rsidRPr="00133899">
              <w:rPr>
                <w:color w:val="000000"/>
                <w:sz w:val="18"/>
                <w:szCs w:val="18"/>
              </w:rPr>
              <w:t>  chronic stress</w:t>
            </w:r>
          </w:p>
          <w:p w14:paraId="0B139774" w14:textId="77777777" w:rsidR="00133899" w:rsidRPr="00133899" w:rsidRDefault="00133899" w:rsidP="00133899">
            <w:pPr>
              <w:ind w:left="120"/>
              <w:rPr>
                <w:sz w:val="18"/>
                <w:szCs w:val="18"/>
              </w:rPr>
            </w:pPr>
            <w:r w:rsidRPr="00133899">
              <w:rPr>
                <w:rFonts w:ascii="Arial" w:hAnsi="Arial" w:cs="Arial"/>
                <w:color w:val="000000"/>
                <w:sz w:val="18"/>
                <w:szCs w:val="18"/>
              </w:rPr>
              <w:t>•</w:t>
            </w:r>
            <w:r w:rsidRPr="00133899">
              <w:rPr>
                <w:color w:val="000000"/>
                <w:sz w:val="18"/>
                <w:szCs w:val="18"/>
              </w:rPr>
              <w:t>  mindfulness</w:t>
            </w:r>
          </w:p>
          <w:p w14:paraId="09A5FBDC" w14:textId="77777777" w:rsidR="00133899" w:rsidRPr="00133899" w:rsidRDefault="00133899" w:rsidP="00133899">
            <w:pPr>
              <w:ind w:left="120"/>
              <w:rPr>
                <w:sz w:val="18"/>
                <w:szCs w:val="18"/>
              </w:rPr>
            </w:pPr>
            <w:r w:rsidRPr="00133899">
              <w:rPr>
                <w:rFonts w:ascii="Arial" w:hAnsi="Arial" w:cs="Arial"/>
                <w:color w:val="000000"/>
                <w:sz w:val="18"/>
                <w:szCs w:val="18"/>
              </w:rPr>
              <w:t>•</w:t>
            </w:r>
            <w:r w:rsidRPr="00133899">
              <w:rPr>
                <w:color w:val="000000"/>
                <w:sz w:val="18"/>
                <w:szCs w:val="18"/>
              </w:rPr>
              <w:t>  sleep quality</w:t>
            </w:r>
          </w:p>
          <w:p w14:paraId="3FBBDBAC" w14:textId="77777777" w:rsidR="00133899" w:rsidRPr="00133899" w:rsidRDefault="00133899" w:rsidP="00133899">
            <w:pPr>
              <w:ind w:left="120"/>
              <w:rPr>
                <w:sz w:val="18"/>
                <w:szCs w:val="18"/>
              </w:rPr>
            </w:pPr>
            <w:r w:rsidRPr="00133899">
              <w:rPr>
                <w:rFonts w:ascii="Arial" w:hAnsi="Arial" w:cs="Arial"/>
                <w:color w:val="000000"/>
                <w:sz w:val="18"/>
                <w:szCs w:val="18"/>
              </w:rPr>
              <w:t>•</w:t>
            </w:r>
            <w:r w:rsidRPr="00133899">
              <w:rPr>
                <w:color w:val="000000"/>
                <w:sz w:val="18"/>
                <w:szCs w:val="18"/>
              </w:rPr>
              <w:t>  area deprivation index</w:t>
            </w:r>
          </w:p>
          <w:p w14:paraId="24E72A88" w14:textId="77777777" w:rsidR="00133899" w:rsidRPr="00133899" w:rsidRDefault="00133899" w:rsidP="00133899">
            <w:pPr>
              <w:ind w:left="120"/>
              <w:rPr>
                <w:sz w:val="18"/>
                <w:szCs w:val="18"/>
              </w:rPr>
            </w:pPr>
            <w:r w:rsidRPr="00133899">
              <w:rPr>
                <w:rFonts w:ascii="Arial" w:hAnsi="Arial" w:cs="Arial"/>
                <w:color w:val="000000"/>
                <w:sz w:val="18"/>
                <w:szCs w:val="18"/>
              </w:rPr>
              <w:t>•</w:t>
            </w:r>
            <w:r w:rsidRPr="00133899">
              <w:rPr>
                <w:color w:val="000000"/>
                <w:sz w:val="18"/>
                <w:szCs w:val="18"/>
              </w:rPr>
              <w:t xml:space="preserve">  </w:t>
            </w:r>
            <w:proofErr w:type="spellStart"/>
            <w:r w:rsidRPr="00133899">
              <w:rPr>
                <w:color w:val="000000"/>
                <w:sz w:val="18"/>
                <w:szCs w:val="18"/>
              </w:rPr>
              <w:t>etc</w:t>
            </w:r>
            <w:proofErr w:type="spellEnd"/>
          </w:p>
        </w:tc>
      </w:tr>
      <w:tr w:rsidR="00133899" w:rsidRPr="00133899" w14:paraId="23613B81" w14:textId="77777777" w:rsidTr="00133899">
        <w:trPr>
          <w:trHeight w:val="465"/>
        </w:trPr>
        <w:tc>
          <w:tcPr>
            <w:tcW w:w="0" w:type="auto"/>
            <w:tcBorders>
              <w:top w:val="single" w:sz="8" w:space="0" w:color="000000"/>
              <w:bottom w:val="single" w:sz="8" w:space="0" w:color="000000"/>
            </w:tcBorders>
            <w:tcMar>
              <w:top w:w="0" w:type="dxa"/>
              <w:left w:w="100" w:type="dxa"/>
              <w:bottom w:w="0" w:type="dxa"/>
              <w:right w:w="100" w:type="dxa"/>
            </w:tcMar>
            <w:hideMark/>
          </w:tcPr>
          <w:p w14:paraId="599B830A" w14:textId="77777777" w:rsidR="00133899" w:rsidRPr="00133899" w:rsidRDefault="00133899" w:rsidP="00133899">
            <w:pPr>
              <w:rPr>
                <w:sz w:val="18"/>
                <w:szCs w:val="18"/>
              </w:rPr>
            </w:pPr>
            <w:r w:rsidRPr="00133899">
              <w:rPr>
                <w:color w:val="000000"/>
                <w:sz w:val="18"/>
                <w:szCs w:val="18"/>
              </w:rPr>
              <w:t>Ross et al., 2024</w:t>
            </w:r>
          </w:p>
        </w:tc>
        <w:tc>
          <w:tcPr>
            <w:tcW w:w="0" w:type="auto"/>
            <w:tcBorders>
              <w:top w:val="single" w:sz="8" w:space="0" w:color="000000"/>
              <w:bottom w:val="single" w:sz="8" w:space="0" w:color="000000"/>
            </w:tcBorders>
            <w:tcMar>
              <w:top w:w="0" w:type="dxa"/>
              <w:left w:w="100" w:type="dxa"/>
              <w:bottom w:w="0" w:type="dxa"/>
              <w:right w:w="100" w:type="dxa"/>
            </w:tcMar>
            <w:hideMark/>
          </w:tcPr>
          <w:p w14:paraId="3DFEF33F" w14:textId="77777777" w:rsidR="00133899" w:rsidRPr="00133899" w:rsidRDefault="00133899" w:rsidP="00133899">
            <w:pPr>
              <w:rPr>
                <w:sz w:val="18"/>
                <w:szCs w:val="18"/>
              </w:rPr>
            </w:pPr>
            <w:r w:rsidRPr="00133899">
              <w:rPr>
                <w:color w:val="000000"/>
                <w:sz w:val="18"/>
                <w:szCs w:val="18"/>
              </w:rPr>
              <w:t>196,610</w:t>
            </w:r>
          </w:p>
        </w:tc>
        <w:tc>
          <w:tcPr>
            <w:tcW w:w="0" w:type="auto"/>
            <w:tcBorders>
              <w:top w:val="single" w:sz="8" w:space="0" w:color="000000"/>
              <w:bottom w:val="single" w:sz="8" w:space="0" w:color="000000"/>
            </w:tcBorders>
            <w:tcMar>
              <w:top w:w="0" w:type="dxa"/>
              <w:left w:w="100" w:type="dxa"/>
              <w:bottom w:w="0" w:type="dxa"/>
              <w:right w:w="100" w:type="dxa"/>
            </w:tcMar>
            <w:hideMark/>
          </w:tcPr>
          <w:p w14:paraId="78C67ED7" w14:textId="77777777" w:rsidR="00133899" w:rsidRPr="00133899" w:rsidRDefault="00133899" w:rsidP="00133899">
            <w:pPr>
              <w:rPr>
                <w:sz w:val="18"/>
                <w:szCs w:val="18"/>
              </w:rPr>
            </w:pPr>
            <w:r w:rsidRPr="00133899">
              <w:rPr>
                <w:color w:val="000000"/>
                <w:sz w:val="18"/>
                <w:szCs w:val="18"/>
              </w:rPr>
              <w:t>not specified</w:t>
            </w:r>
          </w:p>
        </w:tc>
        <w:tc>
          <w:tcPr>
            <w:tcW w:w="0" w:type="auto"/>
            <w:tcBorders>
              <w:top w:val="single" w:sz="8" w:space="0" w:color="000000"/>
              <w:bottom w:val="single" w:sz="8" w:space="0" w:color="000000"/>
            </w:tcBorders>
            <w:tcMar>
              <w:top w:w="0" w:type="dxa"/>
              <w:left w:w="100" w:type="dxa"/>
              <w:bottom w:w="0" w:type="dxa"/>
              <w:right w:w="100" w:type="dxa"/>
            </w:tcMar>
            <w:hideMark/>
          </w:tcPr>
          <w:p w14:paraId="71FCFED4" w14:textId="77777777" w:rsidR="00133899" w:rsidRPr="00133899" w:rsidRDefault="00133899" w:rsidP="00133899">
            <w:pPr>
              <w:rPr>
                <w:sz w:val="18"/>
                <w:szCs w:val="18"/>
              </w:rPr>
            </w:pPr>
            <w:r w:rsidRPr="00133899">
              <w:rPr>
                <w:color w:val="000000"/>
                <w:sz w:val="18"/>
                <w:szCs w:val="18"/>
              </w:rPr>
              <w:t>Psychiatric hospitalization </w:t>
            </w:r>
          </w:p>
        </w:tc>
        <w:tc>
          <w:tcPr>
            <w:tcW w:w="0" w:type="auto"/>
            <w:tcBorders>
              <w:top w:val="single" w:sz="8" w:space="0" w:color="000000"/>
              <w:bottom w:val="single" w:sz="8" w:space="0" w:color="000000"/>
            </w:tcBorders>
            <w:tcMar>
              <w:top w:w="0" w:type="dxa"/>
              <w:left w:w="100" w:type="dxa"/>
              <w:bottom w:w="0" w:type="dxa"/>
              <w:right w:w="100" w:type="dxa"/>
            </w:tcMar>
            <w:hideMark/>
          </w:tcPr>
          <w:p w14:paraId="11C90D9E" w14:textId="77777777" w:rsidR="00133899" w:rsidRPr="00133899" w:rsidRDefault="00133899" w:rsidP="00133899">
            <w:pPr>
              <w:rPr>
                <w:sz w:val="18"/>
                <w:szCs w:val="18"/>
              </w:rPr>
            </w:pPr>
            <w:r w:rsidRPr="00133899">
              <w:rPr>
                <w:color w:val="000000"/>
                <w:sz w:val="18"/>
                <w:szCs w:val="18"/>
              </w:rPr>
              <w:t>Suicide attempts within 12 months</w:t>
            </w:r>
          </w:p>
        </w:tc>
        <w:tc>
          <w:tcPr>
            <w:tcW w:w="0" w:type="auto"/>
            <w:tcBorders>
              <w:top w:val="single" w:sz="8" w:space="0" w:color="000000"/>
              <w:bottom w:val="single" w:sz="8" w:space="0" w:color="000000"/>
            </w:tcBorders>
            <w:tcMar>
              <w:top w:w="0" w:type="dxa"/>
              <w:left w:w="100" w:type="dxa"/>
              <w:bottom w:w="0" w:type="dxa"/>
              <w:right w:w="100" w:type="dxa"/>
            </w:tcMar>
            <w:hideMark/>
          </w:tcPr>
          <w:p w14:paraId="691C30F3" w14:textId="77777777" w:rsidR="00133899" w:rsidRPr="00133899" w:rsidRDefault="00133899" w:rsidP="00133899">
            <w:pPr>
              <w:ind w:left="120"/>
              <w:rPr>
                <w:sz w:val="18"/>
                <w:szCs w:val="18"/>
              </w:rPr>
            </w:pPr>
            <w:r w:rsidRPr="00133899">
              <w:rPr>
                <w:rFonts w:ascii="Arial" w:hAnsi="Arial" w:cs="Arial"/>
                <w:color w:val="000000"/>
                <w:sz w:val="18"/>
                <w:szCs w:val="18"/>
              </w:rPr>
              <w:t>•</w:t>
            </w:r>
            <w:r w:rsidRPr="00133899">
              <w:rPr>
                <w:color w:val="000000"/>
                <w:sz w:val="18"/>
                <w:szCs w:val="18"/>
              </w:rPr>
              <w:t>  psychopathologic risk factors</w:t>
            </w:r>
          </w:p>
          <w:p w14:paraId="798ED036" w14:textId="77777777" w:rsidR="00133899" w:rsidRPr="00133899" w:rsidRDefault="00133899" w:rsidP="00133899">
            <w:pPr>
              <w:ind w:left="120"/>
              <w:rPr>
                <w:sz w:val="18"/>
                <w:szCs w:val="18"/>
              </w:rPr>
            </w:pPr>
            <w:r w:rsidRPr="00133899">
              <w:rPr>
                <w:rFonts w:ascii="Arial" w:hAnsi="Arial" w:cs="Arial"/>
                <w:color w:val="000000"/>
                <w:sz w:val="18"/>
                <w:szCs w:val="18"/>
              </w:rPr>
              <w:t>•</w:t>
            </w:r>
            <w:r w:rsidRPr="00133899">
              <w:rPr>
                <w:color w:val="000000"/>
                <w:sz w:val="18"/>
                <w:szCs w:val="18"/>
              </w:rPr>
              <w:t>  physical disorders and treatments</w:t>
            </w:r>
          </w:p>
          <w:p w14:paraId="76D6A412" w14:textId="77777777" w:rsidR="00133899" w:rsidRPr="00133899" w:rsidRDefault="00133899" w:rsidP="00133899">
            <w:pPr>
              <w:ind w:left="120"/>
              <w:rPr>
                <w:sz w:val="18"/>
                <w:szCs w:val="18"/>
              </w:rPr>
            </w:pPr>
            <w:r w:rsidRPr="00133899">
              <w:rPr>
                <w:rFonts w:ascii="Arial" w:hAnsi="Arial" w:cs="Arial"/>
                <w:color w:val="000000"/>
                <w:sz w:val="18"/>
                <w:szCs w:val="18"/>
              </w:rPr>
              <w:t>•</w:t>
            </w:r>
            <w:r w:rsidRPr="00133899">
              <w:rPr>
                <w:color w:val="000000"/>
                <w:sz w:val="18"/>
                <w:szCs w:val="18"/>
              </w:rPr>
              <w:t xml:space="preserve">  facility-level quality indicators </w:t>
            </w:r>
            <w:proofErr w:type="spellStart"/>
            <w:r w:rsidRPr="00133899">
              <w:rPr>
                <w:color w:val="000000"/>
                <w:sz w:val="18"/>
                <w:szCs w:val="18"/>
              </w:rPr>
              <w:t>indicators</w:t>
            </w:r>
            <w:proofErr w:type="spellEnd"/>
            <w:r w:rsidRPr="00133899">
              <w:rPr>
                <w:color w:val="000000"/>
                <w:sz w:val="18"/>
                <w:szCs w:val="18"/>
              </w:rPr>
              <w:t xml:space="preserve"> of social determinants of health </w:t>
            </w:r>
          </w:p>
        </w:tc>
      </w:tr>
      <w:tr w:rsidR="00133899" w:rsidRPr="00133899" w14:paraId="1C30BD7F" w14:textId="77777777" w:rsidTr="00133899">
        <w:trPr>
          <w:trHeight w:val="465"/>
        </w:trPr>
        <w:tc>
          <w:tcPr>
            <w:tcW w:w="0" w:type="auto"/>
            <w:tcBorders>
              <w:top w:val="single" w:sz="8" w:space="0" w:color="000000"/>
              <w:bottom w:val="single" w:sz="8" w:space="0" w:color="000000"/>
            </w:tcBorders>
            <w:tcMar>
              <w:top w:w="0" w:type="dxa"/>
              <w:left w:w="100" w:type="dxa"/>
              <w:bottom w:w="0" w:type="dxa"/>
              <w:right w:w="100" w:type="dxa"/>
            </w:tcMar>
            <w:hideMark/>
          </w:tcPr>
          <w:p w14:paraId="64348C2B" w14:textId="77777777" w:rsidR="00133899" w:rsidRPr="00133899" w:rsidRDefault="00133899" w:rsidP="00133899">
            <w:pPr>
              <w:rPr>
                <w:sz w:val="18"/>
                <w:szCs w:val="18"/>
              </w:rPr>
            </w:pPr>
            <w:r w:rsidRPr="00133899">
              <w:rPr>
                <w:color w:val="000000"/>
                <w:sz w:val="18"/>
                <w:szCs w:val="18"/>
              </w:rPr>
              <w:t>Fu et al., 2024</w:t>
            </w:r>
          </w:p>
        </w:tc>
        <w:tc>
          <w:tcPr>
            <w:tcW w:w="0" w:type="auto"/>
            <w:tcBorders>
              <w:top w:val="single" w:sz="8" w:space="0" w:color="000000"/>
              <w:bottom w:val="single" w:sz="8" w:space="0" w:color="000000"/>
            </w:tcBorders>
            <w:tcMar>
              <w:top w:w="0" w:type="dxa"/>
              <w:left w:w="100" w:type="dxa"/>
              <w:bottom w:w="0" w:type="dxa"/>
              <w:right w:w="100" w:type="dxa"/>
            </w:tcMar>
            <w:hideMark/>
          </w:tcPr>
          <w:p w14:paraId="4EF23253" w14:textId="77777777" w:rsidR="00133899" w:rsidRPr="00133899" w:rsidRDefault="00133899" w:rsidP="00133899">
            <w:pPr>
              <w:rPr>
                <w:sz w:val="18"/>
                <w:szCs w:val="18"/>
              </w:rPr>
            </w:pPr>
            <w:r w:rsidRPr="00133899">
              <w:rPr>
                <w:color w:val="000000"/>
                <w:sz w:val="18"/>
                <w:szCs w:val="18"/>
              </w:rPr>
              <w:t>8,432 ~ 12,364</w:t>
            </w:r>
          </w:p>
        </w:tc>
        <w:tc>
          <w:tcPr>
            <w:tcW w:w="0" w:type="auto"/>
            <w:tcBorders>
              <w:top w:val="single" w:sz="8" w:space="0" w:color="000000"/>
              <w:bottom w:val="single" w:sz="8" w:space="0" w:color="000000"/>
            </w:tcBorders>
            <w:tcMar>
              <w:top w:w="0" w:type="dxa"/>
              <w:left w:w="100" w:type="dxa"/>
              <w:bottom w:w="0" w:type="dxa"/>
              <w:right w:w="100" w:type="dxa"/>
            </w:tcMar>
            <w:hideMark/>
          </w:tcPr>
          <w:p w14:paraId="3C8178CA" w14:textId="77777777" w:rsidR="00133899" w:rsidRPr="00133899" w:rsidRDefault="00133899" w:rsidP="00133899">
            <w:pPr>
              <w:rPr>
                <w:sz w:val="18"/>
                <w:szCs w:val="18"/>
              </w:rPr>
            </w:pPr>
            <w:r w:rsidRPr="00133899">
              <w:rPr>
                <w:color w:val="000000"/>
                <w:sz w:val="18"/>
                <w:szCs w:val="18"/>
              </w:rPr>
              <w:t>33</w:t>
            </w:r>
          </w:p>
        </w:tc>
        <w:tc>
          <w:tcPr>
            <w:tcW w:w="0" w:type="auto"/>
            <w:tcBorders>
              <w:top w:val="single" w:sz="8" w:space="0" w:color="000000"/>
              <w:bottom w:val="single" w:sz="8" w:space="0" w:color="000000"/>
            </w:tcBorders>
            <w:tcMar>
              <w:top w:w="0" w:type="dxa"/>
              <w:left w:w="100" w:type="dxa"/>
              <w:bottom w:w="0" w:type="dxa"/>
              <w:right w:w="100" w:type="dxa"/>
            </w:tcMar>
            <w:hideMark/>
          </w:tcPr>
          <w:p w14:paraId="4E03A0AB" w14:textId="77777777" w:rsidR="00133899" w:rsidRPr="00133899" w:rsidRDefault="00133899" w:rsidP="00133899">
            <w:pPr>
              <w:rPr>
                <w:sz w:val="18"/>
                <w:szCs w:val="18"/>
              </w:rPr>
            </w:pPr>
            <w:r w:rsidRPr="00133899">
              <w:rPr>
                <w:color w:val="000000"/>
                <w:sz w:val="18"/>
                <w:szCs w:val="18"/>
              </w:rPr>
              <w:t>Retirement</w:t>
            </w:r>
          </w:p>
        </w:tc>
        <w:tc>
          <w:tcPr>
            <w:tcW w:w="0" w:type="auto"/>
            <w:tcBorders>
              <w:top w:val="single" w:sz="8" w:space="0" w:color="000000"/>
              <w:bottom w:val="single" w:sz="8" w:space="0" w:color="000000"/>
            </w:tcBorders>
            <w:tcMar>
              <w:top w:w="0" w:type="dxa"/>
              <w:left w:w="100" w:type="dxa"/>
              <w:bottom w:w="0" w:type="dxa"/>
              <w:right w:w="100" w:type="dxa"/>
            </w:tcMar>
            <w:hideMark/>
          </w:tcPr>
          <w:p w14:paraId="7C379E4D" w14:textId="77777777" w:rsidR="00133899" w:rsidRPr="00133899" w:rsidRDefault="00133899" w:rsidP="00133899">
            <w:pPr>
              <w:rPr>
                <w:sz w:val="18"/>
                <w:szCs w:val="18"/>
              </w:rPr>
            </w:pPr>
            <w:r w:rsidRPr="00133899">
              <w:rPr>
                <w:color w:val="000000"/>
                <w:sz w:val="18"/>
                <w:szCs w:val="18"/>
              </w:rPr>
              <w:t>Depression</w:t>
            </w:r>
          </w:p>
          <w:p w14:paraId="7CC0FC89" w14:textId="77777777" w:rsidR="00133899" w:rsidRPr="00133899" w:rsidRDefault="00133899" w:rsidP="00133899">
            <w:pPr>
              <w:rPr>
                <w:sz w:val="18"/>
                <w:szCs w:val="18"/>
              </w:rPr>
            </w:pPr>
            <w:r w:rsidRPr="00133899">
              <w:rPr>
                <w:color w:val="000000"/>
                <w:sz w:val="18"/>
                <w:szCs w:val="18"/>
              </w:rPr>
              <w:t>Subjective well-being</w:t>
            </w:r>
          </w:p>
        </w:tc>
        <w:tc>
          <w:tcPr>
            <w:tcW w:w="0" w:type="auto"/>
            <w:tcBorders>
              <w:top w:val="single" w:sz="8" w:space="0" w:color="000000"/>
              <w:bottom w:val="single" w:sz="8" w:space="0" w:color="000000"/>
            </w:tcBorders>
            <w:tcMar>
              <w:top w:w="0" w:type="dxa"/>
              <w:left w:w="100" w:type="dxa"/>
              <w:bottom w:w="0" w:type="dxa"/>
              <w:right w:w="100" w:type="dxa"/>
            </w:tcMar>
            <w:hideMark/>
          </w:tcPr>
          <w:p w14:paraId="12A50AAF" w14:textId="77777777" w:rsidR="00133899" w:rsidRPr="00133899" w:rsidRDefault="00133899" w:rsidP="00133899">
            <w:pPr>
              <w:ind w:left="120"/>
              <w:rPr>
                <w:sz w:val="18"/>
                <w:szCs w:val="18"/>
              </w:rPr>
            </w:pPr>
            <w:r w:rsidRPr="00133899">
              <w:rPr>
                <w:rFonts w:ascii="Arial" w:hAnsi="Arial" w:cs="Arial"/>
                <w:color w:val="000000"/>
                <w:sz w:val="18"/>
                <w:szCs w:val="18"/>
              </w:rPr>
              <w:t>•</w:t>
            </w:r>
            <w:r w:rsidRPr="00133899">
              <w:rPr>
                <w:color w:val="000000"/>
                <w:sz w:val="18"/>
                <w:szCs w:val="18"/>
              </w:rPr>
              <w:t>  marital status</w:t>
            </w:r>
          </w:p>
          <w:p w14:paraId="6097993D" w14:textId="77777777" w:rsidR="00133899" w:rsidRPr="00133899" w:rsidRDefault="00133899" w:rsidP="00133899">
            <w:pPr>
              <w:ind w:left="120"/>
              <w:rPr>
                <w:sz w:val="18"/>
                <w:szCs w:val="18"/>
              </w:rPr>
            </w:pPr>
            <w:r w:rsidRPr="00133899">
              <w:rPr>
                <w:rFonts w:ascii="Arial" w:hAnsi="Arial" w:cs="Arial"/>
                <w:color w:val="000000"/>
                <w:sz w:val="18"/>
                <w:szCs w:val="18"/>
              </w:rPr>
              <w:t>•</w:t>
            </w:r>
            <w:r w:rsidRPr="00133899">
              <w:rPr>
                <w:color w:val="000000"/>
                <w:sz w:val="18"/>
                <w:szCs w:val="18"/>
              </w:rPr>
              <w:t>  life satisfaction</w:t>
            </w:r>
          </w:p>
          <w:p w14:paraId="32DEA5CF" w14:textId="77777777" w:rsidR="00133899" w:rsidRPr="00133899" w:rsidRDefault="00133899" w:rsidP="00133899">
            <w:pPr>
              <w:ind w:left="120"/>
              <w:rPr>
                <w:sz w:val="18"/>
                <w:szCs w:val="18"/>
              </w:rPr>
            </w:pPr>
            <w:r w:rsidRPr="00133899">
              <w:rPr>
                <w:rFonts w:ascii="Arial" w:hAnsi="Arial" w:cs="Arial"/>
                <w:color w:val="000000"/>
                <w:sz w:val="18"/>
                <w:szCs w:val="18"/>
              </w:rPr>
              <w:t>•</w:t>
            </w:r>
            <w:r w:rsidRPr="00133899">
              <w:rPr>
                <w:color w:val="000000"/>
                <w:sz w:val="18"/>
                <w:szCs w:val="18"/>
              </w:rPr>
              <w:t>  total work income</w:t>
            </w:r>
          </w:p>
          <w:p w14:paraId="228BB837" w14:textId="77777777" w:rsidR="00133899" w:rsidRPr="00133899" w:rsidRDefault="00133899" w:rsidP="00133899">
            <w:pPr>
              <w:ind w:left="120"/>
              <w:rPr>
                <w:sz w:val="18"/>
                <w:szCs w:val="18"/>
              </w:rPr>
            </w:pPr>
            <w:r w:rsidRPr="00133899">
              <w:rPr>
                <w:rFonts w:ascii="Arial" w:hAnsi="Arial" w:cs="Arial"/>
                <w:color w:val="000000"/>
                <w:sz w:val="18"/>
                <w:szCs w:val="18"/>
              </w:rPr>
              <w:t>•</w:t>
            </w:r>
            <w:r w:rsidRPr="00133899">
              <w:rPr>
                <w:color w:val="000000"/>
                <w:sz w:val="18"/>
                <w:szCs w:val="18"/>
              </w:rPr>
              <w:t>  job satisfaction</w:t>
            </w:r>
          </w:p>
          <w:p w14:paraId="6526CA6E" w14:textId="77777777" w:rsidR="00133899" w:rsidRPr="00133899" w:rsidRDefault="00133899" w:rsidP="00133899">
            <w:pPr>
              <w:ind w:left="120"/>
              <w:rPr>
                <w:sz w:val="18"/>
                <w:szCs w:val="18"/>
              </w:rPr>
            </w:pPr>
            <w:r w:rsidRPr="00133899">
              <w:rPr>
                <w:rFonts w:ascii="Arial" w:hAnsi="Arial" w:cs="Arial"/>
                <w:color w:val="000000"/>
                <w:sz w:val="18"/>
                <w:szCs w:val="18"/>
              </w:rPr>
              <w:t>•</w:t>
            </w:r>
            <w:r w:rsidRPr="00133899">
              <w:rPr>
                <w:color w:val="000000"/>
                <w:sz w:val="18"/>
                <w:szCs w:val="18"/>
              </w:rPr>
              <w:t>  personal relationships</w:t>
            </w:r>
          </w:p>
        </w:tc>
      </w:tr>
      <w:tr w:rsidR="00133899" w:rsidRPr="00133899" w14:paraId="30FDEF18" w14:textId="77777777" w:rsidTr="00133899">
        <w:trPr>
          <w:trHeight w:val="465"/>
        </w:trPr>
        <w:tc>
          <w:tcPr>
            <w:tcW w:w="0" w:type="auto"/>
            <w:tcBorders>
              <w:top w:val="single" w:sz="8" w:space="0" w:color="000000"/>
              <w:bottom w:val="single" w:sz="8" w:space="0" w:color="000000"/>
            </w:tcBorders>
            <w:tcMar>
              <w:top w:w="0" w:type="dxa"/>
              <w:left w:w="100" w:type="dxa"/>
              <w:bottom w:w="0" w:type="dxa"/>
              <w:right w:w="100" w:type="dxa"/>
            </w:tcMar>
            <w:hideMark/>
          </w:tcPr>
          <w:p w14:paraId="14E27B52" w14:textId="77777777" w:rsidR="00133899" w:rsidRPr="00133899" w:rsidRDefault="00133899" w:rsidP="00133899">
            <w:pPr>
              <w:rPr>
                <w:sz w:val="18"/>
                <w:szCs w:val="18"/>
              </w:rPr>
            </w:pPr>
            <w:r w:rsidRPr="00133899">
              <w:rPr>
                <w:color w:val="000000"/>
                <w:sz w:val="18"/>
                <w:szCs w:val="18"/>
              </w:rPr>
              <w:t>Komura et al., 2023</w:t>
            </w:r>
          </w:p>
        </w:tc>
        <w:tc>
          <w:tcPr>
            <w:tcW w:w="0" w:type="auto"/>
            <w:tcBorders>
              <w:top w:val="single" w:sz="8" w:space="0" w:color="000000"/>
              <w:bottom w:val="single" w:sz="8" w:space="0" w:color="000000"/>
            </w:tcBorders>
            <w:tcMar>
              <w:top w:w="0" w:type="dxa"/>
              <w:left w:w="100" w:type="dxa"/>
              <w:bottom w:w="0" w:type="dxa"/>
              <w:right w:w="100" w:type="dxa"/>
            </w:tcMar>
            <w:hideMark/>
          </w:tcPr>
          <w:p w14:paraId="4FA1A585" w14:textId="77777777" w:rsidR="00133899" w:rsidRPr="00133899" w:rsidRDefault="00133899" w:rsidP="00133899">
            <w:pPr>
              <w:rPr>
                <w:sz w:val="18"/>
                <w:szCs w:val="18"/>
              </w:rPr>
            </w:pPr>
            <w:r w:rsidRPr="00133899">
              <w:rPr>
                <w:color w:val="000000"/>
                <w:sz w:val="18"/>
                <w:szCs w:val="18"/>
              </w:rPr>
              <w:t>16,164</w:t>
            </w:r>
          </w:p>
        </w:tc>
        <w:tc>
          <w:tcPr>
            <w:tcW w:w="0" w:type="auto"/>
            <w:tcBorders>
              <w:top w:val="single" w:sz="8" w:space="0" w:color="000000"/>
              <w:bottom w:val="single" w:sz="8" w:space="0" w:color="000000"/>
            </w:tcBorders>
            <w:tcMar>
              <w:top w:w="0" w:type="dxa"/>
              <w:left w:w="100" w:type="dxa"/>
              <w:bottom w:w="0" w:type="dxa"/>
              <w:right w:w="100" w:type="dxa"/>
            </w:tcMar>
            <w:hideMark/>
          </w:tcPr>
          <w:p w14:paraId="0757CA05" w14:textId="77777777" w:rsidR="00133899" w:rsidRPr="00133899" w:rsidRDefault="00133899" w:rsidP="00133899">
            <w:pPr>
              <w:rPr>
                <w:sz w:val="18"/>
                <w:szCs w:val="18"/>
              </w:rPr>
            </w:pPr>
            <w:r w:rsidRPr="00133899">
              <w:rPr>
                <w:color w:val="000000"/>
                <w:sz w:val="18"/>
                <w:szCs w:val="18"/>
              </w:rPr>
              <w:t>37</w:t>
            </w:r>
          </w:p>
        </w:tc>
        <w:tc>
          <w:tcPr>
            <w:tcW w:w="0" w:type="auto"/>
            <w:tcBorders>
              <w:top w:val="single" w:sz="8" w:space="0" w:color="000000"/>
              <w:bottom w:val="single" w:sz="8" w:space="0" w:color="000000"/>
            </w:tcBorders>
            <w:tcMar>
              <w:top w:w="0" w:type="dxa"/>
              <w:left w:w="100" w:type="dxa"/>
              <w:bottom w:w="0" w:type="dxa"/>
              <w:right w:w="100" w:type="dxa"/>
            </w:tcMar>
            <w:hideMark/>
          </w:tcPr>
          <w:p w14:paraId="4DEDC81B" w14:textId="77777777" w:rsidR="00133899" w:rsidRPr="00133899" w:rsidRDefault="00133899" w:rsidP="00133899">
            <w:pPr>
              <w:rPr>
                <w:sz w:val="18"/>
                <w:szCs w:val="18"/>
              </w:rPr>
            </w:pPr>
            <w:r w:rsidRPr="00133899">
              <w:rPr>
                <w:color w:val="000000"/>
                <w:sz w:val="18"/>
                <w:szCs w:val="18"/>
              </w:rPr>
              <w:t>Life satisfaction</w:t>
            </w:r>
          </w:p>
        </w:tc>
        <w:tc>
          <w:tcPr>
            <w:tcW w:w="0" w:type="auto"/>
            <w:tcBorders>
              <w:top w:val="single" w:sz="8" w:space="0" w:color="000000"/>
              <w:bottom w:val="single" w:sz="8" w:space="0" w:color="000000"/>
            </w:tcBorders>
            <w:tcMar>
              <w:top w:w="0" w:type="dxa"/>
              <w:left w:w="100" w:type="dxa"/>
              <w:bottom w:w="0" w:type="dxa"/>
              <w:right w:w="100" w:type="dxa"/>
            </w:tcMar>
            <w:hideMark/>
          </w:tcPr>
          <w:p w14:paraId="362286AE" w14:textId="77777777" w:rsidR="00133899" w:rsidRPr="00133899" w:rsidRDefault="00133899" w:rsidP="00133899">
            <w:pPr>
              <w:rPr>
                <w:sz w:val="18"/>
                <w:szCs w:val="18"/>
              </w:rPr>
            </w:pPr>
            <w:r w:rsidRPr="00133899">
              <w:rPr>
                <w:color w:val="000000"/>
                <w:sz w:val="18"/>
                <w:szCs w:val="18"/>
              </w:rPr>
              <w:t>Cognitive functioning</w:t>
            </w:r>
          </w:p>
        </w:tc>
        <w:tc>
          <w:tcPr>
            <w:tcW w:w="0" w:type="auto"/>
            <w:tcBorders>
              <w:top w:val="single" w:sz="8" w:space="0" w:color="000000"/>
              <w:bottom w:val="single" w:sz="8" w:space="0" w:color="000000"/>
            </w:tcBorders>
            <w:tcMar>
              <w:top w:w="0" w:type="dxa"/>
              <w:left w:w="100" w:type="dxa"/>
              <w:bottom w:w="0" w:type="dxa"/>
              <w:right w:w="100" w:type="dxa"/>
            </w:tcMar>
            <w:hideMark/>
          </w:tcPr>
          <w:p w14:paraId="65959700" w14:textId="77777777" w:rsidR="00133899" w:rsidRPr="00133899" w:rsidRDefault="00133899" w:rsidP="00133899">
            <w:pPr>
              <w:ind w:left="120"/>
              <w:rPr>
                <w:sz w:val="18"/>
                <w:szCs w:val="18"/>
              </w:rPr>
            </w:pPr>
            <w:r w:rsidRPr="00133899">
              <w:rPr>
                <w:rFonts w:ascii="Arial" w:hAnsi="Arial" w:cs="Arial"/>
                <w:color w:val="000000"/>
                <w:sz w:val="18"/>
                <w:szCs w:val="18"/>
              </w:rPr>
              <w:t>•</w:t>
            </w:r>
            <w:r w:rsidRPr="00133899">
              <w:rPr>
                <w:color w:val="000000"/>
                <w:sz w:val="18"/>
                <w:szCs w:val="18"/>
              </w:rPr>
              <w:t>  sociodemographic variables</w:t>
            </w:r>
          </w:p>
          <w:p w14:paraId="36CEDA61" w14:textId="77777777" w:rsidR="00133899" w:rsidRPr="00133899" w:rsidRDefault="00133899" w:rsidP="00133899">
            <w:pPr>
              <w:ind w:left="120"/>
              <w:rPr>
                <w:sz w:val="18"/>
                <w:szCs w:val="18"/>
              </w:rPr>
            </w:pPr>
            <w:r w:rsidRPr="00133899">
              <w:rPr>
                <w:rFonts w:ascii="Arial" w:hAnsi="Arial" w:cs="Arial"/>
                <w:color w:val="000000"/>
                <w:sz w:val="18"/>
                <w:szCs w:val="18"/>
              </w:rPr>
              <w:t>•</w:t>
            </w:r>
            <w:r w:rsidRPr="00133899">
              <w:rPr>
                <w:color w:val="000000"/>
                <w:sz w:val="18"/>
                <w:szCs w:val="18"/>
              </w:rPr>
              <w:t>  health-related factors</w:t>
            </w:r>
          </w:p>
          <w:p w14:paraId="389C8CFC" w14:textId="77777777" w:rsidR="00133899" w:rsidRPr="00133899" w:rsidRDefault="00133899" w:rsidP="00133899">
            <w:pPr>
              <w:ind w:left="120"/>
              <w:rPr>
                <w:sz w:val="18"/>
                <w:szCs w:val="18"/>
              </w:rPr>
            </w:pPr>
            <w:r w:rsidRPr="00133899">
              <w:rPr>
                <w:rFonts w:ascii="Arial" w:hAnsi="Arial" w:cs="Arial"/>
                <w:color w:val="000000"/>
                <w:sz w:val="18"/>
                <w:szCs w:val="18"/>
              </w:rPr>
              <w:t>•</w:t>
            </w:r>
            <w:r w:rsidRPr="00133899">
              <w:rPr>
                <w:color w:val="000000"/>
                <w:sz w:val="18"/>
                <w:szCs w:val="18"/>
              </w:rPr>
              <w:t>  psychological factors</w:t>
            </w:r>
          </w:p>
          <w:p w14:paraId="68D97FE7" w14:textId="77777777" w:rsidR="00133899" w:rsidRPr="00133899" w:rsidRDefault="00133899" w:rsidP="00133899">
            <w:pPr>
              <w:ind w:left="120"/>
              <w:rPr>
                <w:sz w:val="18"/>
                <w:szCs w:val="18"/>
              </w:rPr>
            </w:pPr>
            <w:r w:rsidRPr="00133899">
              <w:rPr>
                <w:rFonts w:ascii="Arial" w:hAnsi="Arial" w:cs="Arial"/>
                <w:color w:val="000000"/>
                <w:sz w:val="18"/>
                <w:szCs w:val="18"/>
              </w:rPr>
              <w:t>•</w:t>
            </w:r>
            <w:r w:rsidRPr="00133899">
              <w:rPr>
                <w:color w:val="000000"/>
                <w:sz w:val="18"/>
                <w:szCs w:val="18"/>
              </w:rPr>
              <w:t>  social factors</w:t>
            </w:r>
          </w:p>
          <w:p w14:paraId="7B0CB162" w14:textId="77777777" w:rsidR="00133899" w:rsidRPr="00133899" w:rsidRDefault="00133899" w:rsidP="00133899">
            <w:pPr>
              <w:ind w:left="120"/>
              <w:rPr>
                <w:sz w:val="18"/>
                <w:szCs w:val="18"/>
              </w:rPr>
            </w:pPr>
            <w:r w:rsidRPr="00133899">
              <w:rPr>
                <w:rFonts w:ascii="Arial" w:hAnsi="Arial" w:cs="Arial"/>
                <w:color w:val="000000"/>
                <w:sz w:val="18"/>
                <w:szCs w:val="18"/>
              </w:rPr>
              <w:t>•</w:t>
            </w:r>
            <w:r w:rsidRPr="00133899">
              <w:rPr>
                <w:color w:val="000000"/>
                <w:sz w:val="18"/>
                <w:szCs w:val="18"/>
              </w:rPr>
              <w:t>  personality traits</w:t>
            </w:r>
          </w:p>
        </w:tc>
      </w:tr>
      <w:tr w:rsidR="000A1141" w:rsidRPr="00133899" w14:paraId="7C94DF5F" w14:textId="77777777" w:rsidTr="00133899">
        <w:trPr>
          <w:trHeight w:val="638"/>
        </w:trPr>
        <w:tc>
          <w:tcPr>
            <w:tcW w:w="0" w:type="auto"/>
            <w:tcBorders>
              <w:top w:val="single" w:sz="8" w:space="0" w:color="000000"/>
              <w:bottom w:val="single" w:sz="8" w:space="0" w:color="000000"/>
            </w:tcBorders>
            <w:tcMar>
              <w:top w:w="0" w:type="dxa"/>
              <w:left w:w="100" w:type="dxa"/>
              <w:bottom w:w="0" w:type="dxa"/>
              <w:right w:w="100" w:type="dxa"/>
            </w:tcMar>
            <w:hideMark/>
          </w:tcPr>
          <w:p w14:paraId="18CA342D" w14:textId="77777777" w:rsidR="00133899" w:rsidRPr="00133899" w:rsidRDefault="00133899" w:rsidP="00133899">
            <w:pPr>
              <w:rPr>
                <w:sz w:val="18"/>
                <w:szCs w:val="18"/>
              </w:rPr>
            </w:pPr>
            <w:r w:rsidRPr="00133899">
              <w:rPr>
                <w:color w:val="000000"/>
                <w:sz w:val="18"/>
                <w:szCs w:val="18"/>
              </w:rPr>
              <w:t>Solomonov et al., 2023</w:t>
            </w:r>
          </w:p>
        </w:tc>
        <w:tc>
          <w:tcPr>
            <w:tcW w:w="0" w:type="auto"/>
            <w:tcBorders>
              <w:top w:val="single" w:sz="8" w:space="0" w:color="000000"/>
              <w:bottom w:val="single" w:sz="8" w:space="0" w:color="000000"/>
            </w:tcBorders>
            <w:tcMar>
              <w:top w:w="0" w:type="dxa"/>
              <w:left w:w="100" w:type="dxa"/>
              <w:bottom w:w="0" w:type="dxa"/>
              <w:right w:w="100" w:type="dxa"/>
            </w:tcMar>
            <w:hideMark/>
          </w:tcPr>
          <w:p w14:paraId="20406EA0" w14:textId="77777777" w:rsidR="00133899" w:rsidRPr="00133899" w:rsidRDefault="00133899" w:rsidP="00133899">
            <w:pPr>
              <w:rPr>
                <w:sz w:val="18"/>
                <w:szCs w:val="18"/>
              </w:rPr>
            </w:pPr>
            <w:r w:rsidRPr="00133899">
              <w:rPr>
                <w:color w:val="000000"/>
                <w:sz w:val="18"/>
                <w:szCs w:val="18"/>
              </w:rPr>
              <w:t>16,164</w:t>
            </w:r>
          </w:p>
        </w:tc>
        <w:tc>
          <w:tcPr>
            <w:tcW w:w="0" w:type="auto"/>
            <w:tcBorders>
              <w:top w:val="single" w:sz="8" w:space="0" w:color="000000"/>
              <w:bottom w:val="single" w:sz="8" w:space="0" w:color="000000"/>
            </w:tcBorders>
            <w:tcMar>
              <w:top w:w="0" w:type="dxa"/>
              <w:left w:w="100" w:type="dxa"/>
              <w:bottom w:w="0" w:type="dxa"/>
              <w:right w:w="100" w:type="dxa"/>
            </w:tcMar>
            <w:hideMark/>
          </w:tcPr>
          <w:p w14:paraId="62E0C684" w14:textId="77777777" w:rsidR="00133899" w:rsidRPr="00133899" w:rsidRDefault="00133899" w:rsidP="00133899">
            <w:pPr>
              <w:rPr>
                <w:sz w:val="18"/>
                <w:szCs w:val="18"/>
              </w:rPr>
            </w:pPr>
            <w:r w:rsidRPr="00133899">
              <w:rPr>
                <w:color w:val="000000"/>
                <w:sz w:val="18"/>
                <w:szCs w:val="18"/>
              </w:rPr>
              <w:t>7</w:t>
            </w:r>
          </w:p>
        </w:tc>
        <w:tc>
          <w:tcPr>
            <w:tcW w:w="0" w:type="auto"/>
            <w:tcBorders>
              <w:top w:val="single" w:sz="8" w:space="0" w:color="000000"/>
              <w:bottom w:val="single" w:sz="8" w:space="0" w:color="000000"/>
            </w:tcBorders>
            <w:tcMar>
              <w:top w:w="0" w:type="dxa"/>
              <w:left w:w="100" w:type="dxa"/>
              <w:bottom w:w="0" w:type="dxa"/>
              <w:right w:w="100" w:type="dxa"/>
            </w:tcMar>
            <w:hideMark/>
          </w:tcPr>
          <w:p w14:paraId="642CA059" w14:textId="77777777" w:rsidR="00133899" w:rsidRPr="00133899" w:rsidRDefault="00133899" w:rsidP="00133899">
            <w:pPr>
              <w:rPr>
                <w:sz w:val="18"/>
                <w:szCs w:val="18"/>
              </w:rPr>
            </w:pPr>
            <w:r w:rsidRPr="00133899">
              <w:rPr>
                <w:color w:val="000000"/>
                <w:sz w:val="18"/>
                <w:szCs w:val="18"/>
              </w:rPr>
              <w:t>Emotional support</w:t>
            </w:r>
          </w:p>
        </w:tc>
        <w:tc>
          <w:tcPr>
            <w:tcW w:w="0" w:type="auto"/>
            <w:tcBorders>
              <w:top w:val="single" w:sz="8" w:space="0" w:color="000000"/>
              <w:bottom w:val="single" w:sz="8" w:space="0" w:color="000000"/>
            </w:tcBorders>
            <w:tcMar>
              <w:top w:w="0" w:type="dxa"/>
              <w:left w:w="100" w:type="dxa"/>
              <w:bottom w:w="0" w:type="dxa"/>
              <w:right w:w="100" w:type="dxa"/>
            </w:tcMar>
            <w:hideMark/>
          </w:tcPr>
          <w:p w14:paraId="1F1073D7" w14:textId="77777777" w:rsidR="00133899" w:rsidRPr="00133899" w:rsidRDefault="00133899" w:rsidP="00133899">
            <w:pPr>
              <w:rPr>
                <w:sz w:val="18"/>
                <w:szCs w:val="18"/>
              </w:rPr>
            </w:pPr>
            <w:r w:rsidRPr="00133899">
              <w:rPr>
                <w:color w:val="000000"/>
                <w:sz w:val="18"/>
                <w:szCs w:val="18"/>
              </w:rPr>
              <w:t>Thoughts of suicide</w:t>
            </w:r>
          </w:p>
        </w:tc>
        <w:tc>
          <w:tcPr>
            <w:tcW w:w="0" w:type="auto"/>
            <w:tcBorders>
              <w:top w:val="single" w:sz="8" w:space="0" w:color="000000"/>
              <w:bottom w:val="single" w:sz="8" w:space="0" w:color="000000"/>
            </w:tcBorders>
            <w:tcMar>
              <w:top w:w="0" w:type="dxa"/>
              <w:left w:w="100" w:type="dxa"/>
              <w:bottom w:w="0" w:type="dxa"/>
              <w:right w:w="100" w:type="dxa"/>
            </w:tcMar>
            <w:hideMark/>
          </w:tcPr>
          <w:p w14:paraId="5538BC19" w14:textId="77777777" w:rsidR="00133899" w:rsidRPr="00133899" w:rsidRDefault="00133899" w:rsidP="00133899">
            <w:pPr>
              <w:ind w:left="120"/>
              <w:rPr>
                <w:sz w:val="18"/>
                <w:szCs w:val="18"/>
              </w:rPr>
            </w:pPr>
            <w:r w:rsidRPr="00133899">
              <w:rPr>
                <w:rFonts w:ascii="Arial" w:hAnsi="Arial" w:cs="Arial"/>
                <w:color w:val="000000"/>
                <w:sz w:val="18"/>
                <w:szCs w:val="18"/>
              </w:rPr>
              <w:t>•</w:t>
            </w:r>
            <w:r w:rsidRPr="00133899">
              <w:rPr>
                <w:color w:val="000000"/>
                <w:sz w:val="18"/>
                <w:szCs w:val="18"/>
              </w:rPr>
              <w:t>  sociodemographic variables</w:t>
            </w:r>
          </w:p>
        </w:tc>
      </w:tr>
      <w:tr w:rsidR="00133899" w:rsidRPr="00133899" w14:paraId="341791C8" w14:textId="77777777" w:rsidTr="00133899">
        <w:trPr>
          <w:trHeight w:val="915"/>
        </w:trPr>
        <w:tc>
          <w:tcPr>
            <w:tcW w:w="0" w:type="auto"/>
            <w:tcBorders>
              <w:top w:val="single" w:sz="8" w:space="0" w:color="000000"/>
              <w:bottom w:val="single" w:sz="8" w:space="0" w:color="000000"/>
            </w:tcBorders>
            <w:tcMar>
              <w:top w:w="0" w:type="dxa"/>
              <w:left w:w="100" w:type="dxa"/>
              <w:bottom w:w="0" w:type="dxa"/>
              <w:right w:w="100" w:type="dxa"/>
            </w:tcMar>
            <w:hideMark/>
          </w:tcPr>
          <w:p w14:paraId="764A4CF9" w14:textId="77777777" w:rsidR="00133899" w:rsidRPr="00133899" w:rsidRDefault="00133899" w:rsidP="00133899">
            <w:pPr>
              <w:rPr>
                <w:sz w:val="18"/>
                <w:szCs w:val="18"/>
              </w:rPr>
            </w:pPr>
            <w:r w:rsidRPr="00133899">
              <w:rPr>
                <w:color w:val="000000"/>
                <w:sz w:val="18"/>
                <w:szCs w:val="18"/>
              </w:rPr>
              <w:t>Shiba et al., 2023</w:t>
            </w:r>
          </w:p>
        </w:tc>
        <w:tc>
          <w:tcPr>
            <w:tcW w:w="0" w:type="auto"/>
            <w:tcBorders>
              <w:top w:val="single" w:sz="8" w:space="0" w:color="000000"/>
              <w:bottom w:val="single" w:sz="8" w:space="0" w:color="000000"/>
            </w:tcBorders>
            <w:tcMar>
              <w:top w:w="0" w:type="dxa"/>
              <w:left w:w="100" w:type="dxa"/>
              <w:bottom w:w="0" w:type="dxa"/>
              <w:right w:w="100" w:type="dxa"/>
            </w:tcMar>
            <w:hideMark/>
          </w:tcPr>
          <w:p w14:paraId="1B77EA44" w14:textId="77777777" w:rsidR="00133899" w:rsidRPr="00133899" w:rsidRDefault="00133899" w:rsidP="00133899">
            <w:pPr>
              <w:rPr>
                <w:sz w:val="18"/>
                <w:szCs w:val="18"/>
              </w:rPr>
            </w:pPr>
            <w:r w:rsidRPr="00133899">
              <w:rPr>
                <w:color w:val="000000"/>
                <w:sz w:val="18"/>
                <w:szCs w:val="18"/>
              </w:rPr>
              <w:t>2,664 ~ 3,350</w:t>
            </w:r>
          </w:p>
        </w:tc>
        <w:tc>
          <w:tcPr>
            <w:tcW w:w="0" w:type="auto"/>
            <w:tcBorders>
              <w:top w:val="single" w:sz="8" w:space="0" w:color="000000"/>
              <w:bottom w:val="single" w:sz="8" w:space="0" w:color="000000"/>
            </w:tcBorders>
            <w:tcMar>
              <w:top w:w="0" w:type="dxa"/>
              <w:left w:w="100" w:type="dxa"/>
              <w:bottom w:w="0" w:type="dxa"/>
              <w:right w:w="100" w:type="dxa"/>
            </w:tcMar>
            <w:hideMark/>
          </w:tcPr>
          <w:p w14:paraId="6262E547" w14:textId="77777777" w:rsidR="00133899" w:rsidRPr="00133899" w:rsidRDefault="00133899" w:rsidP="00133899">
            <w:pPr>
              <w:rPr>
                <w:sz w:val="18"/>
                <w:szCs w:val="18"/>
              </w:rPr>
            </w:pPr>
            <w:r w:rsidRPr="00133899">
              <w:rPr>
                <w:color w:val="000000"/>
                <w:sz w:val="18"/>
                <w:szCs w:val="18"/>
              </w:rPr>
              <w:t>55</w:t>
            </w:r>
          </w:p>
        </w:tc>
        <w:tc>
          <w:tcPr>
            <w:tcW w:w="0" w:type="auto"/>
            <w:tcBorders>
              <w:top w:val="single" w:sz="8" w:space="0" w:color="000000"/>
              <w:bottom w:val="single" w:sz="8" w:space="0" w:color="000000"/>
            </w:tcBorders>
            <w:tcMar>
              <w:top w:w="0" w:type="dxa"/>
              <w:left w:w="100" w:type="dxa"/>
              <w:bottom w:w="0" w:type="dxa"/>
              <w:right w:w="100" w:type="dxa"/>
            </w:tcMar>
            <w:hideMark/>
          </w:tcPr>
          <w:p w14:paraId="0702C5F0" w14:textId="77777777" w:rsidR="00133899" w:rsidRPr="00133899" w:rsidRDefault="00133899" w:rsidP="00133899">
            <w:pPr>
              <w:rPr>
                <w:sz w:val="18"/>
                <w:szCs w:val="18"/>
              </w:rPr>
            </w:pPr>
            <w:r w:rsidRPr="00133899">
              <w:rPr>
                <w:color w:val="000000"/>
                <w:sz w:val="18"/>
                <w:szCs w:val="18"/>
              </w:rPr>
              <w:t>Disaster damage (home loss)</w:t>
            </w:r>
          </w:p>
        </w:tc>
        <w:tc>
          <w:tcPr>
            <w:tcW w:w="0" w:type="auto"/>
            <w:tcBorders>
              <w:top w:val="single" w:sz="8" w:space="0" w:color="000000"/>
              <w:bottom w:val="single" w:sz="8" w:space="0" w:color="000000"/>
            </w:tcBorders>
            <w:tcMar>
              <w:top w:w="0" w:type="dxa"/>
              <w:left w:w="100" w:type="dxa"/>
              <w:bottom w:w="0" w:type="dxa"/>
              <w:right w:w="100" w:type="dxa"/>
            </w:tcMar>
            <w:hideMark/>
          </w:tcPr>
          <w:p w14:paraId="1070464E" w14:textId="77777777" w:rsidR="00133899" w:rsidRPr="00133899" w:rsidRDefault="00133899" w:rsidP="00133899">
            <w:pPr>
              <w:rPr>
                <w:sz w:val="18"/>
                <w:szCs w:val="18"/>
              </w:rPr>
            </w:pPr>
            <w:r w:rsidRPr="00133899">
              <w:rPr>
                <w:color w:val="000000"/>
                <w:sz w:val="18"/>
                <w:szCs w:val="18"/>
              </w:rPr>
              <w:t>Functional limitations </w:t>
            </w:r>
          </w:p>
          <w:p w14:paraId="3E45E811" w14:textId="77777777" w:rsidR="00133899" w:rsidRPr="00133899" w:rsidRDefault="00133899" w:rsidP="00133899">
            <w:pPr>
              <w:rPr>
                <w:sz w:val="18"/>
                <w:szCs w:val="18"/>
              </w:rPr>
            </w:pPr>
            <w:r w:rsidRPr="00133899">
              <w:rPr>
                <w:color w:val="000000"/>
                <w:sz w:val="18"/>
                <w:szCs w:val="18"/>
              </w:rPr>
              <w:t>(physical disability, activities of daily living, instrumental activities of daily living)</w:t>
            </w:r>
          </w:p>
        </w:tc>
        <w:tc>
          <w:tcPr>
            <w:tcW w:w="0" w:type="auto"/>
            <w:tcBorders>
              <w:top w:val="single" w:sz="8" w:space="0" w:color="000000"/>
              <w:bottom w:val="single" w:sz="8" w:space="0" w:color="000000"/>
            </w:tcBorders>
            <w:tcMar>
              <w:top w:w="0" w:type="dxa"/>
              <w:left w:w="100" w:type="dxa"/>
              <w:bottom w:w="0" w:type="dxa"/>
              <w:right w:w="100" w:type="dxa"/>
            </w:tcMar>
            <w:hideMark/>
          </w:tcPr>
          <w:p w14:paraId="1AE4A3D4" w14:textId="77777777" w:rsidR="00133899" w:rsidRPr="00133899" w:rsidRDefault="00133899" w:rsidP="00133899">
            <w:pPr>
              <w:ind w:left="120"/>
              <w:rPr>
                <w:sz w:val="18"/>
                <w:szCs w:val="18"/>
              </w:rPr>
            </w:pPr>
            <w:r w:rsidRPr="00133899">
              <w:rPr>
                <w:rFonts w:ascii="Arial" w:hAnsi="Arial" w:cs="Arial"/>
                <w:color w:val="000000"/>
                <w:sz w:val="18"/>
                <w:szCs w:val="18"/>
              </w:rPr>
              <w:t>•</w:t>
            </w:r>
            <w:r w:rsidRPr="00133899">
              <w:rPr>
                <w:color w:val="000000"/>
                <w:sz w:val="18"/>
                <w:szCs w:val="18"/>
              </w:rPr>
              <w:t>  sociodemographic variables</w:t>
            </w:r>
          </w:p>
          <w:p w14:paraId="506DB2B6" w14:textId="77777777" w:rsidR="00133899" w:rsidRPr="00133899" w:rsidRDefault="00133899" w:rsidP="00133899">
            <w:pPr>
              <w:ind w:left="120"/>
              <w:rPr>
                <w:sz w:val="18"/>
                <w:szCs w:val="18"/>
              </w:rPr>
            </w:pPr>
            <w:r w:rsidRPr="00133899">
              <w:rPr>
                <w:rFonts w:ascii="Arial" w:hAnsi="Arial" w:cs="Arial"/>
                <w:color w:val="000000"/>
                <w:sz w:val="18"/>
                <w:szCs w:val="18"/>
              </w:rPr>
              <w:t>•</w:t>
            </w:r>
            <w:r w:rsidRPr="00133899">
              <w:rPr>
                <w:color w:val="000000"/>
                <w:sz w:val="18"/>
                <w:szCs w:val="18"/>
              </w:rPr>
              <w:t>  health conditions </w:t>
            </w:r>
          </w:p>
          <w:p w14:paraId="1B6DE0E3" w14:textId="77777777" w:rsidR="00133899" w:rsidRPr="00133899" w:rsidRDefault="00133899" w:rsidP="00133899">
            <w:pPr>
              <w:ind w:left="120"/>
              <w:rPr>
                <w:sz w:val="18"/>
                <w:szCs w:val="18"/>
              </w:rPr>
            </w:pPr>
            <w:r w:rsidRPr="00133899">
              <w:rPr>
                <w:rFonts w:ascii="Arial" w:hAnsi="Arial" w:cs="Arial"/>
                <w:color w:val="000000"/>
                <w:sz w:val="18"/>
                <w:szCs w:val="18"/>
              </w:rPr>
              <w:t>•</w:t>
            </w:r>
            <w:r w:rsidRPr="00133899">
              <w:rPr>
                <w:color w:val="000000"/>
                <w:sz w:val="18"/>
                <w:szCs w:val="18"/>
              </w:rPr>
              <w:t>  psychosocial factors</w:t>
            </w:r>
          </w:p>
          <w:p w14:paraId="6159261A" w14:textId="77777777" w:rsidR="00133899" w:rsidRPr="00133899" w:rsidRDefault="00133899" w:rsidP="00133899">
            <w:pPr>
              <w:ind w:left="120"/>
              <w:rPr>
                <w:sz w:val="18"/>
                <w:szCs w:val="18"/>
              </w:rPr>
            </w:pPr>
            <w:r w:rsidRPr="00133899">
              <w:rPr>
                <w:rFonts w:ascii="Arial" w:hAnsi="Arial" w:cs="Arial"/>
                <w:color w:val="000000"/>
                <w:sz w:val="18"/>
                <w:szCs w:val="18"/>
              </w:rPr>
              <w:t>•</w:t>
            </w:r>
            <w:r w:rsidRPr="00133899">
              <w:rPr>
                <w:color w:val="000000"/>
                <w:sz w:val="18"/>
                <w:szCs w:val="18"/>
              </w:rPr>
              <w:t>  behavioral factors</w:t>
            </w:r>
          </w:p>
        </w:tc>
      </w:tr>
      <w:tr w:rsidR="000A1141" w:rsidRPr="00133899" w14:paraId="3B39F313" w14:textId="77777777" w:rsidTr="00133899">
        <w:trPr>
          <w:trHeight w:val="766"/>
        </w:trPr>
        <w:tc>
          <w:tcPr>
            <w:tcW w:w="0" w:type="auto"/>
            <w:tcBorders>
              <w:top w:val="single" w:sz="8" w:space="0" w:color="000000"/>
              <w:bottom w:val="single" w:sz="8" w:space="0" w:color="000000"/>
            </w:tcBorders>
            <w:tcMar>
              <w:top w:w="0" w:type="dxa"/>
              <w:left w:w="100" w:type="dxa"/>
              <w:bottom w:w="0" w:type="dxa"/>
              <w:right w:w="100" w:type="dxa"/>
            </w:tcMar>
            <w:hideMark/>
          </w:tcPr>
          <w:p w14:paraId="07407370" w14:textId="77777777" w:rsidR="00133899" w:rsidRPr="00133899" w:rsidRDefault="00133899" w:rsidP="00133899">
            <w:pPr>
              <w:rPr>
                <w:sz w:val="18"/>
                <w:szCs w:val="18"/>
              </w:rPr>
            </w:pPr>
            <w:r w:rsidRPr="00133899">
              <w:rPr>
                <w:color w:val="000000"/>
                <w:sz w:val="18"/>
                <w:szCs w:val="18"/>
              </w:rPr>
              <w:t>Goldman-Mellor et al., 2022</w:t>
            </w:r>
          </w:p>
        </w:tc>
        <w:tc>
          <w:tcPr>
            <w:tcW w:w="0" w:type="auto"/>
            <w:tcBorders>
              <w:top w:val="single" w:sz="8" w:space="0" w:color="000000"/>
              <w:bottom w:val="single" w:sz="8" w:space="0" w:color="000000"/>
            </w:tcBorders>
            <w:tcMar>
              <w:top w:w="0" w:type="dxa"/>
              <w:left w:w="100" w:type="dxa"/>
              <w:bottom w:w="0" w:type="dxa"/>
              <w:right w:w="100" w:type="dxa"/>
            </w:tcMar>
            <w:hideMark/>
          </w:tcPr>
          <w:p w14:paraId="4E9931A1" w14:textId="77777777" w:rsidR="00133899" w:rsidRPr="00133899" w:rsidRDefault="00133899" w:rsidP="00133899">
            <w:pPr>
              <w:rPr>
                <w:sz w:val="18"/>
                <w:szCs w:val="18"/>
              </w:rPr>
            </w:pPr>
            <w:r w:rsidRPr="00133899">
              <w:rPr>
                <w:color w:val="000000"/>
                <w:sz w:val="18"/>
                <w:szCs w:val="18"/>
              </w:rPr>
              <w:t>57,312 </w:t>
            </w:r>
          </w:p>
        </w:tc>
        <w:tc>
          <w:tcPr>
            <w:tcW w:w="0" w:type="auto"/>
            <w:tcBorders>
              <w:top w:val="single" w:sz="8" w:space="0" w:color="000000"/>
              <w:bottom w:val="single" w:sz="8" w:space="0" w:color="000000"/>
            </w:tcBorders>
            <w:tcMar>
              <w:top w:w="0" w:type="dxa"/>
              <w:left w:w="100" w:type="dxa"/>
              <w:bottom w:w="0" w:type="dxa"/>
              <w:right w:w="100" w:type="dxa"/>
            </w:tcMar>
            <w:hideMark/>
          </w:tcPr>
          <w:p w14:paraId="6611D231" w14:textId="77777777" w:rsidR="00133899" w:rsidRPr="00133899" w:rsidRDefault="00133899" w:rsidP="00133899">
            <w:pPr>
              <w:rPr>
                <w:sz w:val="18"/>
                <w:szCs w:val="18"/>
              </w:rPr>
            </w:pPr>
            <w:r w:rsidRPr="00133899">
              <w:rPr>
                <w:color w:val="000000"/>
                <w:sz w:val="18"/>
                <w:szCs w:val="18"/>
              </w:rPr>
              <w:t>39</w:t>
            </w:r>
          </w:p>
        </w:tc>
        <w:tc>
          <w:tcPr>
            <w:tcW w:w="0" w:type="auto"/>
            <w:tcBorders>
              <w:top w:val="single" w:sz="8" w:space="0" w:color="000000"/>
              <w:bottom w:val="single" w:sz="8" w:space="0" w:color="000000"/>
            </w:tcBorders>
            <w:tcMar>
              <w:top w:w="0" w:type="dxa"/>
              <w:left w:w="100" w:type="dxa"/>
              <w:bottom w:w="0" w:type="dxa"/>
              <w:right w:w="100" w:type="dxa"/>
            </w:tcMar>
            <w:hideMark/>
          </w:tcPr>
          <w:p w14:paraId="54B9806F" w14:textId="77777777" w:rsidR="00133899" w:rsidRPr="00133899" w:rsidRDefault="00133899" w:rsidP="00133899">
            <w:pPr>
              <w:rPr>
                <w:sz w:val="18"/>
                <w:szCs w:val="18"/>
              </w:rPr>
            </w:pPr>
            <w:r w:rsidRPr="00133899">
              <w:rPr>
                <w:color w:val="000000"/>
                <w:sz w:val="18"/>
                <w:szCs w:val="18"/>
              </w:rPr>
              <w:t>Hospitalization</w:t>
            </w:r>
          </w:p>
        </w:tc>
        <w:tc>
          <w:tcPr>
            <w:tcW w:w="0" w:type="auto"/>
            <w:tcBorders>
              <w:top w:val="single" w:sz="8" w:space="0" w:color="000000"/>
              <w:bottom w:val="single" w:sz="8" w:space="0" w:color="000000"/>
            </w:tcBorders>
            <w:tcMar>
              <w:top w:w="0" w:type="dxa"/>
              <w:left w:w="100" w:type="dxa"/>
              <w:bottom w:w="0" w:type="dxa"/>
              <w:right w:w="100" w:type="dxa"/>
            </w:tcMar>
            <w:hideMark/>
          </w:tcPr>
          <w:p w14:paraId="6B810BF9" w14:textId="77777777" w:rsidR="00133899" w:rsidRPr="00133899" w:rsidRDefault="00133899" w:rsidP="00133899">
            <w:pPr>
              <w:rPr>
                <w:sz w:val="18"/>
                <w:szCs w:val="18"/>
              </w:rPr>
            </w:pPr>
            <w:r w:rsidRPr="00133899">
              <w:rPr>
                <w:color w:val="000000"/>
                <w:sz w:val="18"/>
                <w:szCs w:val="18"/>
              </w:rPr>
              <w:t>Suicide within 30 days and 1 year </w:t>
            </w:r>
          </w:p>
        </w:tc>
        <w:tc>
          <w:tcPr>
            <w:tcW w:w="0" w:type="auto"/>
            <w:tcBorders>
              <w:top w:val="single" w:sz="8" w:space="0" w:color="000000"/>
              <w:bottom w:val="single" w:sz="8" w:space="0" w:color="000000"/>
            </w:tcBorders>
            <w:tcMar>
              <w:top w:w="0" w:type="dxa"/>
              <w:left w:w="100" w:type="dxa"/>
              <w:bottom w:w="0" w:type="dxa"/>
              <w:right w:w="100" w:type="dxa"/>
            </w:tcMar>
            <w:hideMark/>
          </w:tcPr>
          <w:p w14:paraId="50B52DA4" w14:textId="77777777" w:rsidR="00133899" w:rsidRPr="00133899" w:rsidRDefault="00133899" w:rsidP="00133899">
            <w:pPr>
              <w:ind w:left="120"/>
              <w:rPr>
                <w:sz w:val="18"/>
                <w:szCs w:val="18"/>
              </w:rPr>
            </w:pPr>
            <w:r w:rsidRPr="00133899">
              <w:rPr>
                <w:rFonts w:ascii="Arial" w:hAnsi="Arial" w:cs="Arial"/>
                <w:color w:val="000000"/>
                <w:sz w:val="18"/>
                <w:szCs w:val="18"/>
              </w:rPr>
              <w:t>•</w:t>
            </w:r>
            <w:r w:rsidRPr="00133899">
              <w:rPr>
                <w:color w:val="000000"/>
                <w:sz w:val="18"/>
                <w:szCs w:val="18"/>
              </w:rPr>
              <w:t>  patient-level characteristics</w:t>
            </w:r>
          </w:p>
          <w:p w14:paraId="51A4D2DB" w14:textId="77777777" w:rsidR="00133899" w:rsidRPr="00133899" w:rsidRDefault="00133899" w:rsidP="00133899">
            <w:pPr>
              <w:ind w:left="120"/>
              <w:rPr>
                <w:sz w:val="18"/>
                <w:szCs w:val="18"/>
              </w:rPr>
            </w:pPr>
            <w:r w:rsidRPr="00133899">
              <w:rPr>
                <w:rFonts w:ascii="Arial" w:hAnsi="Arial" w:cs="Arial"/>
                <w:color w:val="000000"/>
                <w:sz w:val="18"/>
                <w:szCs w:val="18"/>
              </w:rPr>
              <w:t>•</w:t>
            </w:r>
            <w:r w:rsidRPr="00133899">
              <w:rPr>
                <w:color w:val="000000"/>
                <w:sz w:val="18"/>
                <w:szCs w:val="18"/>
              </w:rPr>
              <w:t>  hospital-level characteristics</w:t>
            </w:r>
          </w:p>
        </w:tc>
      </w:tr>
      <w:tr w:rsidR="000A1141" w:rsidRPr="00133899" w14:paraId="0B39273E" w14:textId="77777777" w:rsidTr="00133899">
        <w:trPr>
          <w:trHeight w:val="1140"/>
        </w:trPr>
        <w:tc>
          <w:tcPr>
            <w:tcW w:w="0" w:type="auto"/>
            <w:tcBorders>
              <w:top w:val="single" w:sz="8" w:space="0" w:color="000000"/>
              <w:bottom w:val="single" w:sz="8" w:space="0" w:color="000000"/>
            </w:tcBorders>
            <w:tcMar>
              <w:top w:w="0" w:type="dxa"/>
              <w:left w:w="100" w:type="dxa"/>
              <w:bottom w:w="0" w:type="dxa"/>
              <w:right w:w="100" w:type="dxa"/>
            </w:tcMar>
            <w:hideMark/>
          </w:tcPr>
          <w:p w14:paraId="392EFFBD" w14:textId="77777777" w:rsidR="00133899" w:rsidRPr="00133899" w:rsidRDefault="00133899" w:rsidP="00133899">
            <w:pPr>
              <w:rPr>
                <w:sz w:val="18"/>
                <w:szCs w:val="18"/>
              </w:rPr>
            </w:pPr>
            <w:r w:rsidRPr="00133899">
              <w:rPr>
                <w:color w:val="000000"/>
                <w:sz w:val="18"/>
                <w:szCs w:val="18"/>
              </w:rPr>
              <w:t>Shiba et a., 2022</w:t>
            </w:r>
          </w:p>
        </w:tc>
        <w:tc>
          <w:tcPr>
            <w:tcW w:w="0" w:type="auto"/>
            <w:tcBorders>
              <w:top w:val="single" w:sz="8" w:space="0" w:color="000000"/>
              <w:bottom w:val="single" w:sz="8" w:space="0" w:color="000000"/>
            </w:tcBorders>
            <w:tcMar>
              <w:top w:w="0" w:type="dxa"/>
              <w:left w:w="100" w:type="dxa"/>
              <w:bottom w:w="0" w:type="dxa"/>
              <w:right w:w="100" w:type="dxa"/>
            </w:tcMar>
            <w:hideMark/>
          </w:tcPr>
          <w:p w14:paraId="5B15B559" w14:textId="77777777" w:rsidR="00133899" w:rsidRPr="00133899" w:rsidRDefault="00133899" w:rsidP="00133899">
            <w:pPr>
              <w:rPr>
                <w:sz w:val="18"/>
                <w:szCs w:val="18"/>
              </w:rPr>
            </w:pPr>
            <w:r w:rsidRPr="00133899">
              <w:rPr>
                <w:color w:val="000000"/>
                <w:sz w:val="18"/>
                <w:szCs w:val="18"/>
              </w:rPr>
              <w:t>1,150 ~ 1,644</w:t>
            </w:r>
          </w:p>
        </w:tc>
        <w:tc>
          <w:tcPr>
            <w:tcW w:w="0" w:type="auto"/>
            <w:tcBorders>
              <w:top w:val="single" w:sz="8" w:space="0" w:color="000000"/>
              <w:bottom w:val="single" w:sz="8" w:space="0" w:color="000000"/>
            </w:tcBorders>
            <w:tcMar>
              <w:top w:w="0" w:type="dxa"/>
              <w:left w:w="100" w:type="dxa"/>
              <w:bottom w:w="0" w:type="dxa"/>
              <w:right w:w="100" w:type="dxa"/>
            </w:tcMar>
            <w:hideMark/>
          </w:tcPr>
          <w:p w14:paraId="6ADB004E" w14:textId="77777777" w:rsidR="00133899" w:rsidRPr="00133899" w:rsidRDefault="00133899" w:rsidP="00133899">
            <w:pPr>
              <w:rPr>
                <w:sz w:val="18"/>
                <w:szCs w:val="18"/>
              </w:rPr>
            </w:pPr>
            <w:r w:rsidRPr="00133899">
              <w:rPr>
                <w:color w:val="000000"/>
                <w:sz w:val="18"/>
                <w:szCs w:val="18"/>
              </w:rPr>
              <w:t>51</w:t>
            </w:r>
          </w:p>
        </w:tc>
        <w:tc>
          <w:tcPr>
            <w:tcW w:w="0" w:type="auto"/>
            <w:tcBorders>
              <w:top w:val="single" w:sz="8" w:space="0" w:color="000000"/>
              <w:bottom w:val="single" w:sz="8" w:space="0" w:color="000000"/>
            </w:tcBorders>
            <w:tcMar>
              <w:top w:w="0" w:type="dxa"/>
              <w:left w:w="100" w:type="dxa"/>
              <w:bottom w:w="0" w:type="dxa"/>
              <w:right w:w="100" w:type="dxa"/>
            </w:tcMar>
            <w:hideMark/>
          </w:tcPr>
          <w:p w14:paraId="6EA79C88" w14:textId="77777777" w:rsidR="00133899" w:rsidRPr="00133899" w:rsidRDefault="00133899" w:rsidP="00133899">
            <w:pPr>
              <w:rPr>
                <w:sz w:val="18"/>
                <w:szCs w:val="18"/>
              </w:rPr>
            </w:pPr>
            <w:r w:rsidRPr="00133899">
              <w:rPr>
                <w:color w:val="000000"/>
                <w:sz w:val="18"/>
                <w:szCs w:val="18"/>
              </w:rPr>
              <w:t>Disaster damage </w:t>
            </w:r>
          </w:p>
          <w:p w14:paraId="2F2CF256" w14:textId="77777777" w:rsidR="00133899" w:rsidRPr="00133899" w:rsidRDefault="00133899" w:rsidP="00133899">
            <w:pPr>
              <w:rPr>
                <w:sz w:val="18"/>
                <w:szCs w:val="18"/>
              </w:rPr>
            </w:pPr>
            <w:r w:rsidRPr="00133899">
              <w:rPr>
                <w:color w:val="000000"/>
                <w:sz w:val="18"/>
                <w:szCs w:val="18"/>
              </w:rPr>
              <w:t>(home loss, loss of loved ones)</w:t>
            </w:r>
          </w:p>
        </w:tc>
        <w:tc>
          <w:tcPr>
            <w:tcW w:w="0" w:type="auto"/>
            <w:tcBorders>
              <w:top w:val="single" w:sz="8" w:space="0" w:color="000000"/>
              <w:bottom w:val="single" w:sz="8" w:space="0" w:color="000000"/>
            </w:tcBorders>
            <w:tcMar>
              <w:top w:w="0" w:type="dxa"/>
              <w:left w:w="100" w:type="dxa"/>
              <w:bottom w:w="0" w:type="dxa"/>
              <w:right w:w="100" w:type="dxa"/>
            </w:tcMar>
            <w:hideMark/>
          </w:tcPr>
          <w:p w14:paraId="6A599A7E" w14:textId="77777777" w:rsidR="00133899" w:rsidRPr="00133899" w:rsidRDefault="00133899" w:rsidP="00133899">
            <w:pPr>
              <w:rPr>
                <w:sz w:val="18"/>
                <w:szCs w:val="18"/>
              </w:rPr>
            </w:pPr>
            <w:r w:rsidRPr="00133899">
              <w:rPr>
                <w:color w:val="000000"/>
                <w:sz w:val="18"/>
                <w:szCs w:val="18"/>
              </w:rPr>
              <w:t>Depressive symptoms, posttraumatic stress symptoms</w:t>
            </w:r>
          </w:p>
        </w:tc>
        <w:tc>
          <w:tcPr>
            <w:tcW w:w="0" w:type="auto"/>
            <w:tcBorders>
              <w:top w:val="single" w:sz="8" w:space="0" w:color="000000"/>
              <w:bottom w:val="single" w:sz="8" w:space="0" w:color="000000"/>
            </w:tcBorders>
            <w:tcMar>
              <w:top w:w="0" w:type="dxa"/>
              <w:left w:w="100" w:type="dxa"/>
              <w:bottom w:w="0" w:type="dxa"/>
              <w:right w:w="100" w:type="dxa"/>
            </w:tcMar>
            <w:hideMark/>
          </w:tcPr>
          <w:p w14:paraId="0A88B808" w14:textId="77777777" w:rsidR="00133899" w:rsidRPr="00133899" w:rsidRDefault="00133899" w:rsidP="00133899">
            <w:pPr>
              <w:ind w:left="120"/>
              <w:rPr>
                <w:sz w:val="18"/>
                <w:szCs w:val="18"/>
              </w:rPr>
            </w:pPr>
            <w:r w:rsidRPr="00133899">
              <w:rPr>
                <w:rFonts w:ascii="Arial" w:hAnsi="Arial" w:cs="Arial"/>
                <w:color w:val="000000"/>
                <w:sz w:val="18"/>
                <w:szCs w:val="18"/>
              </w:rPr>
              <w:t>•</w:t>
            </w:r>
            <w:r w:rsidRPr="00133899">
              <w:rPr>
                <w:color w:val="000000"/>
                <w:sz w:val="18"/>
                <w:szCs w:val="18"/>
              </w:rPr>
              <w:t>  sociodemographic variables</w:t>
            </w:r>
          </w:p>
          <w:p w14:paraId="3A08BFBB" w14:textId="77777777" w:rsidR="00133899" w:rsidRPr="00133899" w:rsidRDefault="00133899" w:rsidP="00133899">
            <w:pPr>
              <w:ind w:left="120"/>
              <w:rPr>
                <w:sz w:val="18"/>
                <w:szCs w:val="18"/>
              </w:rPr>
            </w:pPr>
            <w:r w:rsidRPr="00133899">
              <w:rPr>
                <w:rFonts w:ascii="Arial" w:hAnsi="Arial" w:cs="Arial"/>
                <w:color w:val="000000"/>
                <w:sz w:val="18"/>
                <w:szCs w:val="18"/>
              </w:rPr>
              <w:t>•</w:t>
            </w:r>
            <w:r w:rsidRPr="00133899">
              <w:rPr>
                <w:color w:val="000000"/>
                <w:sz w:val="18"/>
                <w:szCs w:val="18"/>
              </w:rPr>
              <w:t>  health conditions</w:t>
            </w:r>
          </w:p>
          <w:p w14:paraId="7CB044F1" w14:textId="77777777" w:rsidR="00133899" w:rsidRPr="00133899" w:rsidRDefault="00133899" w:rsidP="00133899">
            <w:pPr>
              <w:ind w:left="120"/>
              <w:rPr>
                <w:sz w:val="18"/>
                <w:szCs w:val="18"/>
              </w:rPr>
            </w:pPr>
            <w:r w:rsidRPr="00133899">
              <w:rPr>
                <w:rFonts w:ascii="Arial" w:hAnsi="Arial" w:cs="Arial"/>
                <w:color w:val="000000"/>
                <w:sz w:val="18"/>
                <w:szCs w:val="18"/>
              </w:rPr>
              <w:t>•</w:t>
            </w:r>
            <w:r w:rsidRPr="00133899">
              <w:rPr>
                <w:color w:val="000000"/>
                <w:sz w:val="18"/>
                <w:szCs w:val="18"/>
              </w:rPr>
              <w:t>  psychosocial factors</w:t>
            </w:r>
          </w:p>
          <w:p w14:paraId="1151D3DB" w14:textId="77777777" w:rsidR="00133899" w:rsidRPr="00133899" w:rsidRDefault="00133899" w:rsidP="00133899">
            <w:pPr>
              <w:ind w:left="120"/>
              <w:rPr>
                <w:sz w:val="18"/>
                <w:szCs w:val="18"/>
              </w:rPr>
            </w:pPr>
            <w:r w:rsidRPr="00133899">
              <w:rPr>
                <w:rFonts w:ascii="Arial" w:hAnsi="Arial" w:cs="Arial"/>
                <w:color w:val="000000"/>
                <w:sz w:val="18"/>
                <w:szCs w:val="18"/>
              </w:rPr>
              <w:t>•</w:t>
            </w:r>
            <w:r w:rsidRPr="00133899">
              <w:rPr>
                <w:color w:val="000000"/>
                <w:sz w:val="18"/>
                <w:szCs w:val="18"/>
              </w:rPr>
              <w:t>  behavioral factors</w:t>
            </w:r>
          </w:p>
        </w:tc>
      </w:tr>
      <w:tr w:rsidR="000A1141" w:rsidRPr="00133899" w14:paraId="3FC17E32" w14:textId="77777777" w:rsidTr="00133899">
        <w:trPr>
          <w:trHeight w:val="946"/>
        </w:trPr>
        <w:tc>
          <w:tcPr>
            <w:tcW w:w="0" w:type="auto"/>
            <w:tcBorders>
              <w:top w:val="single" w:sz="8" w:space="0" w:color="000000"/>
              <w:bottom w:val="double" w:sz="4" w:space="0" w:color="auto"/>
            </w:tcBorders>
            <w:tcMar>
              <w:top w:w="0" w:type="dxa"/>
              <w:left w:w="100" w:type="dxa"/>
              <w:bottom w:w="0" w:type="dxa"/>
              <w:right w:w="100" w:type="dxa"/>
            </w:tcMar>
            <w:hideMark/>
          </w:tcPr>
          <w:p w14:paraId="2AA32F38" w14:textId="77777777" w:rsidR="00133899" w:rsidRPr="00133899" w:rsidRDefault="00133899" w:rsidP="00133899">
            <w:pPr>
              <w:rPr>
                <w:sz w:val="18"/>
                <w:szCs w:val="18"/>
              </w:rPr>
            </w:pPr>
            <w:r w:rsidRPr="00133899">
              <w:rPr>
                <w:color w:val="000000"/>
                <w:sz w:val="18"/>
                <w:szCs w:val="18"/>
              </w:rPr>
              <w:t>Shiba et al., 2021</w:t>
            </w:r>
          </w:p>
        </w:tc>
        <w:tc>
          <w:tcPr>
            <w:tcW w:w="0" w:type="auto"/>
            <w:tcBorders>
              <w:top w:val="single" w:sz="8" w:space="0" w:color="000000"/>
              <w:bottom w:val="double" w:sz="4" w:space="0" w:color="auto"/>
            </w:tcBorders>
            <w:tcMar>
              <w:top w:w="0" w:type="dxa"/>
              <w:left w:w="100" w:type="dxa"/>
              <w:bottom w:w="0" w:type="dxa"/>
              <w:right w:w="100" w:type="dxa"/>
            </w:tcMar>
            <w:hideMark/>
          </w:tcPr>
          <w:p w14:paraId="51574BF0" w14:textId="77777777" w:rsidR="00133899" w:rsidRPr="00133899" w:rsidRDefault="00133899" w:rsidP="00133899">
            <w:pPr>
              <w:rPr>
                <w:sz w:val="18"/>
                <w:szCs w:val="18"/>
              </w:rPr>
            </w:pPr>
            <w:r w:rsidRPr="00133899">
              <w:rPr>
                <w:color w:val="000000"/>
                <w:sz w:val="18"/>
                <w:szCs w:val="18"/>
              </w:rPr>
              <w:t>2,664 ~ 3,350</w:t>
            </w:r>
          </w:p>
        </w:tc>
        <w:tc>
          <w:tcPr>
            <w:tcW w:w="0" w:type="auto"/>
            <w:tcBorders>
              <w:top w:val="single" w:sz="8" w:space="0" w:color="000000"/>
              <w:bottom w:val="double" w:sz="4" w:space="0" w:color="auto"/>
            </w:tcBorders>
            <w:tcMar>
              <w:top w:w="0" w:type="dxa"/>
              <w:left w:w="100" w:type="dxa"/>
              <w:bottom w:w="0" w:type="dxa"/>
              <w:right w:w="100" w:type="dxa"/>
            </w:tcMar>
            <w:hideMark/>
          </w:tcPr>
          <w:p w14:paraId="1D0912CD" w14:textId="77777777" w:rsidR="00133899" w:rsidRPr="00133899" w:rsidRDefault="00133899" w:rsidP="00133899">
            <w:pPr>
              <w:rPr>
                <w:sz w:val="18"/>
                <w:szCs w:val="18"/>
              </w:rPr>
            </w:pPr>
            <w:r w:rsidRPr="00133899">
              <w:rPr>
                <w:color w:val="000000"/>
                <w:sz w:val="18"/>
                <w:szCs w:val="18"/>
              </w:rPr>
              <w:t>51</w:t>
            </w:r>
          </w:p>
        </w:tc>
        <w:tc>
          <w:tcPr>
            <w:tcW w:w="0" w:type="auto"/>
            <w:tcBorders>
              <w:top w:val="single" w:sz="8" w:space="0" w:color="000000"/>
              <w:bottom w:val="double" w:sz="4" w:space="0" w:color="auto"/>
            </w:tcBorders>
            <w:tcMar>
              <w:top w:w="0" w:type="dxa"/>
              <w:left w:w="100" w:type="dxa"/>
              <w:bottom w:w="0" w:type="dxa"/>
              <w:right w:w="100" w:type="dxa"/>
            </w:tcMar>
            <w:hideMark/>
          </w:tcPr>
          <w:p w14:paraId="0023096F" w14:textId="77777777" w:rsidR="00133899" w:rsidRPr="00133899" w:rsidRDefault="00133899" w:rsidP="00133899">
            <w:pPr>
              <w:rPr>
                <w:sz w:val="18"/>
                <w:szCs w:val="18"/>
              </w:rPr>
            </w:pPr>
            <w:r w:rsidRPr="00133899">
              <w:rPr>
                <w:color w:val="000000"/>
                <w:sz w:val="18"/>
                <w:szCs w:val="18"/>
              </w:rPr>
              <w:t>Disaster damage </w:t>
            </w:r>
          </w:p>
          <w:p w14:paraId="5B2D9B53" w14:textId="77777777" w:rsidR="00133899" w:rsidRPr="00133899" w:rsidRDefault="00133899" w:rsidP="00133899">
            <w:pPr>
              <w:rPr>
                <w:sz w:val="18"/>
                <w:szCs w:val="18"/>
              </w:rPr>
            </w:pPr>
            <w:r w:rsidRPr="00133899">
              <w:rPr>
                <w:color w:val="000000"/>
                <w:sz w:val="18"/>
                <w:szCs w:val="18"/>
              </w:rPr>
              <w:t>(home loss, loss of loved ones)</w:t>
            </w:r>
          </w:p>
        </w:tc>
        <w:tc>
          <w:tcPr>
            <w:tcW w:w="0" w:type="auto"/>
            <w:tcBorders>
              <w:top w:val="single" w:sz="8" w:space="0" w:color="000000"/>
              <w:bottom w:val="double" w:sz="4" w:space="0" w:color="auto"/>
            </w:tcBorders>
            <w:tcMar>
              <w:top w:w="0" w:type="dxa"/>
              <w:left w:w="100" w:type="dxa"/>
              <w:bottom w:w="0" w:type="dxa"/>
              <w:right w:w="100" w:type="dxa"/>
            </w:tcMar>
            <w:hideMark/>
          </w:tcPr>
          <w:p w14:paraId="7FAC9B3D" w14:textId="77777777" w:rsidR="00133899" w:rsidRPr="00133899" w:rsidRDefault="00133899" w:rsidP="00133899">
            <w:pPr>
              <w:rPr>
                <w:sz w:val="18"/>
                <w:szCs w:val="18"/>
              </w:rPr>
            </w:pPr>
            <w:r w:rsidRPr="00133899">
              <w:rPr>
                <w:color w:val="000000"/>
                <w:sz w:val="18"/>
                <w:szCs w:val="18"/>
              </w:rPr>
              <w:t>Cognitive disability</w:t>
            </w:r>
          </w:p>
        </w:tc>
        <w:tc>
          <w:tcPr>
            <w:tcW w:w="0" w:type="auto"/>
            <w:tcBorders>
              <w:top w:val="single" w:sz="8" w:space="0" w:color="000000"/>
              <w:bottom w:val="double" w:sz="4" w:space="0" w:color="auto"/>
            </w:tcBorders>
            <w:tcMar>
              <w:top w:w="0" w:type="dxa"/>
              <w:left w:w="100" w:type="dxa"/>
              <w:bottom w:w="0" w:type="dxa"/>
              <w:right w:w="100" w:type="dxa"/>
            </w:tcMar>
            <w:hideMark/>
          </w:tcPr>
          <w:p w14:paraId="1BCC6474" w14:textId="77777777" w:rsidR="00133899" w:rsidRPr="00133899" w:rsidRDefault="00133899" w:rsidP="00133899">
            <w:pPr>
              <w:ind w:left="120"/>
              <w:rPr>
                <w:sz w:val="18"/>
                <w:szCs w:val="18"/>
              </w:rPr>
            </w:pPr>
            <w:r w:rsidRPr="00133899">
              <w:rPr>
                <w:rFonts w:ascii="Arial" w:hAnsi="Arial" w:cs="Arial"/>
                <w:color w:val="000000"/>
                <w:sz w:val="18"/>
                <w:szCs w:val="18"/>
              </w:rPr>
              <w:t>•</w:t>
            </w:r>
            <w:r w:rsidRPr="00133899">
              <w:rPr>
                <w:color w:val="000000"/>
                <w:sz w:val="18"/>
                <w:szCs w:val="18"/>
              </w:rPr>
              <w:t>  sociodemographic variables</w:t>
            </w:r>
          </w:p>
          <w:p w14:paraId="0B368232" w14:textId="77777777" w:rsidR="00133899" w:rsidRPr="00133899" w:rsidRDefault="00133899" w:rsidP="00133899">
            <w:pPr>
              <w:ind w:left="120"/>
              <w:rPr>
                <w:sz w:val="18"/>
                <w:szCs w:val="18"/>
              </w:rPr>
            </w:pPr>
            <w:r w:rsidRPr="00133899">
              <w:rPr>
                <w:rFonts w:ascii="Arial" w:hAnsi="Arial" w:cs="Arial"/>
                <w:color w:val="000000"/>
                <w:sz w:val="18"/>
                <w:szCs w:val="18"/>
              </w:rPr>
              <w:t>•</w:t>
            </w:r>
            <w:r w:rsidRPr="00133899">
              <w:rPr>
                <w:color w:val="000000"/>
                <w:sz w:val="18"/>
                <w:szCs w:val="18"/>
              </w:rPr>
              <w:t>  health conditions</w:t>
            </w:r>
          </w:p>
          <w:p w14:paraId="452D79A7" w14:textId="77777777" w:rsidR="00133899" w:rsidRPr="00133899" w:rsidRDefault="00133899" w:rsidP="00133899">
            <w:pPr>
              <w:ind w:left="120"/>
              <w:rPr>
                <w:sz w:val="18"/>
                <w:szCs w:val="18"/>
              </w:rPr>
            </w:pPr>
            <w:r w:rsidRPr="00133899">
              <w:rPr>
                <w:rFonts w:ascii="Arial" w:hAnsi="Arial" w:cs="Arial"/>
                <w:color w:val="000000"/>
                <w:sz w:val="18"/>
                <w:szCs w:val="18"/>
              </w:rPr>
              <w:t>•</w:t>
            </w:r>
            <w:r w:rsidRPr="00133899">
              <w:rPr>
                <w:color w:val="000000"/>
                <w:sz w:val="18"/>
                <w:szCs w:val="18"/>
              </w:rPr>
              <w:t>  psychosocial factors</w:t>
            </w:r>
          </w:p>
          <w:p w14:paraId="7CA0CC10" w14:textId="77777777" w:rsidR="00133899" w:rsidRPr="00133899" w:rsidRDefault="00133899" w:rsidP="00133899">
            <w:pPr>
              <w:ind w:left="120"/>
              <w:rPr>
                <w:sz w:val="18"/>
                <w:szCs w:val="18"/>
              </w:rPr>
            </w:pPr>
            <w:r w:rsidRPr="00133899">
              <w:rPr>
                <w:rFonts w:ascii="Arial" w:hAnsi="Arial" w:cs="Arial"/>
                <w:color w:val="000000"/>
                <w:sz w:val="18"/>
                <w:szCs w:val="18"/>
              </w:rPr>
              <w:t>•</w:t>
            </w:r>
            <w:r w:rsidRPr="00133899">
              <w:rPr>
                <w:color w:val="000000"/>
                <w:sz w:val="18"/>
                <w:szCs w:val="18"/>
              </w:rPr>
              <w:t>  behavioral factors</w:t>
            </w:r>
          </w:p>
        </w:tc>
      </w:tr>
    </w:tbl>
    <w:p w14:paraId="7C370A3F" w14:textId="77777777" w:rsidR="00133899" w:rsidRDefault="00133899">
      <w:pPr>
        <w:spacing w:after="160" w:line="259" w:lineRule="auto"/>
      </w:pPr>
      <w:r>
        <w:br w:type="page"/>
      </w:r>
    </w:p>
    <w:p w14:paraId="2F6F389D" w14:textId="07207979" w:rsidR="001A2B6B" w:rsidRDefault="00A96426" w:rsidP="000A1141">
      <w:pPr>
        <w:spacing w:after="240"/>
      </w:pPr>
      <w:r>
        <w:rPr>
          <w:noProof/>
        </w:rPr>
        <w:lastRenderedPageBreak/>
        <w:drawing>
          <wp:inline distT="0" distB="0" distL="0" distR="0" wp14:anchorId="03E0CC16" wp14:editId="5DC3CC3A">
            <wp:extent cx="5943600" cy="2907030"/>
            <wp:effectExtent l="0" t="0" r="0" b="0"/>
            <wp:docPr id="2123400351"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00351" name="그림 2123400351"/>
                    <pic:cNvPicPr/>
                  </pic:nvPicPr>
                  <pic:blipFill>
                    <a:blip r:embed="rId13"/>
                    <a:stretch>
                      <a:fillRect/>
                    </a:stretch>
                  </pic:blipFill>
                  <pic:spPr>
                    <a:xfrm>
                      <a:off x="0" y="0"/>
                      <a:ext cx="5943600" cy="2907030"/>
                    </a:xfrm>
                    <a:prstGeom prst="rect">
                      <a:avLst/>
                    </a:prstGeom>
                  </pic:spPr>
                </pic:pic>
              </a:graphicData>
            </a:graphic>
          </wp:inline>
        </w:drawing>
      </w:r>
    </w:p>
    <w:p w14:paraId="7597D45A" w14:textId="7AA1C326" w:rsidR="000A1141" w:rsidRDefault="000A1141" w:rsidP="000A1141">
      <w:pPr>
        <w:spacing w:line="276" w:lineRule="auto"/>
        <w:rPr>
          <w:color w:val="000000"/>
          <w:sz w:val="22"/>
          <w:szCs w:val="22"/>
        </w:rPr>
      </w:pPr>
      <w:r w:rsidRPr="000A1141">
        <w:rPr>
          <w:b/>
          <w:bCs/>
          <w:sz w:val="22"/>
          <w:szCs w:val="22"/>
        </w:rPr>
        <w:t>Fig 1. Conceptual scheme of GRF-based individual differences analyses.</w:t>
      </w:r>
      <w:r w:rsidRPr="000A1141">
        <w:rPr>
          <w:sz w:val="22"/>
          <w:szCs w:val="22"/>
        </w:rPr>
        <w:t xml:space="preserve"> </w:t>
      </w:r>
      <w:r w:rsidRPr="000A1141">
        <w:rPr>
          <w:color w:val="000000"/>
          <w:sz w:val="22"/>
          <w:szCs w:val="22"/>
        </w:rPr>
        <w:t>GRF acts as a</w:t>
      </w:r>
      <w:r>
        <w:rPr>
          <w:color w:val="000000"/>
          <w:sz w:val="22"/>
          <w:szCs w:val="22"/>
        </w:rPr>
        <w:t>n</w:t>
      </w:r>
      <w:r w:rsidRPr="000A1141">
        <w:rPr>
          <w:color w:val="000000"/>
          <w:sz w:val="22"/>
          <w:szCs w:val="22"/>
        </w:rPr>
        <w:t xml:space="preserve"> </w:t>
      </w:r>
      <w:r>
        <w:rPr>
          <w:color w:val="000000"/>
          <w:sz w:val="22"/>
          <w:szCs w:val="22"/>
        </w:rPr>
        <w:t>‘adaptive matcher’</w:t>
      </w:r>
      <w:r w:rsidRPr="000A1141">
        <w:rPr>
          <w:color w:val="000000"/>
          <w:sz w:val="22"/>
          <w:szCs w:val="22"/>
        </w:rPr>
        <w:t xml:space="preserve"> to</w:t>
      </w:r>
      <w:r>
        <w:rPr>
          <w:color w:val="000000"/>
          <w:sz w:val="22"/>
          <w:szCs w:val="22"/>
        </w:rPr>
        <w:t xml:space="preserve"> predict</w:t>
      </w:r>
      <w:r w:rsidRPr="000A1141">
        <w:rPr>
          <w:color w:val="000000"/>
          <w:sz w:val="22"/>
          <w:szCs w:val="22"/>
        </w:rPr>
        <w:t xml:space="preserve"> </w:t>
      </w:r>
      <w:r>
        <w:rPr>
          <w:color w:val="000000"/>
          <w:sz w:val="22"/>
          <w:szCs w:val="22"/>
        </w:rPr>
        <w:t xml:space="preserve">an </w:t>
      </w:r>
      <w:r w:rsidRPr="000A1141">
        <w:rPr>
          <w:color w:val="000000"/>
          <w:sz w:val="22"/>
          <w:szCs w:val="22"/>
        </w:rPr>
        <w:t>ITE</w:t>
      </w:r>
      <w:r w:rsidR="00AB0509">
        <w:rPr>
          <w:color w:val="000000"/>
          <w:sz w:val="22"/>
          <w:szCs w:val="22"/>
        </w:rPr>
        <w:t xml:space="preserve"> </w:t>
      </w:r>
      <w:r w:rsidRPr="000A1141">
        <w:rPr>
          <w:color w:val="000000"/>
          <w:sz w:val="22"/>
          <w:szCs w:val="22"/>
        </w:rPr>
        <w:t xml:space="preserve">for a given sample </w:t>
      </w:r>
      <w:proofErr w:type="spellStart"/>
      <w:r w:rsidRPr="000A1141">
        <w:rPr>
          <w:i/>
          <w:iCs/>
          <w:color w:val="000000"/>
          <w:sz w:val="22"/>
          <w:szCs w:val="22"/>
        </w:rPr>
        <w:t>i</w:t>
      </w:r>
      <w:proofErr w:type="spellEnd"/>
      <w:r w:rsidRPr="000A1141">
        <w:rPr>
          <w:color w:val="000000"/>
          <w:sz w:val="22"/>
          <w:szCs w:val="22"/>
        </w:rPr>
        <w:t xml:space="preserve"> by identifying similar samples with different treatment values based on covariate profiles. It assigns weights to these neighboring samples according to their similarity in covariates and uses the weighted outcomes to </w:t>
      </w:r>
      <w:r>
        <w:rPr>
          <w:color w:val="000000"/>
          <w:sz w:val="22"/>
          <w:szCs w:val="22"/>
        </w:rPr>
        <w:t>calculate the sample</w:t>
      </w:r>
      <w:r w:rsidRPr="000A1141">
        <w:rPr>
          <w:color w:val="000000"/>
          <w:sz w:val="22"/>
          <w:szCs w:val="22"/>
        </w:rPr>
        <w:t xml:space="preserve"> </w:t>
      </w:r>
      <w:r w:rsidRPr="000A1141">
        <w:rPr>
          <w:i/>
          <w:iCs/>
          <w:color w:val="000000"/>
          <w:sz w:val="22"/>
          <w:szCs w:val="22"/>
        </w:rPr>
        <w:t>i</w:t>
      </w:r>
      <w:r w:rsidRPr="000A1141">
        <w:rPr>
          <w:color w:val="000000"/>
          <w:sz w:val="22"/>
          <w:szCs w:val="22"/>
        </w:rPr>
        <w:t xml:space="preserve">'s counterfactual outcome value. Applying this procedure across all samples allows for out-of-bag prediction of ITEs regardless of treatment assignment (see </w:t>
      </w:r>
      <w:r w:rsidRPr="000A1141">
        <w:rPr>
          <w:b/>
          <w:bCs/>
          <w:color w:val="000000"/>
          <w:sz w:val="22"/>
          <w:szCs w:val="22"/>
        </w:rPr>
        <w:t>Box 1</w:t>
      </w:r>
      <w:r w:rsidRPr="000A1141">
        <w:rPr>
          <w:color w:val="000000"/>
          <w:sz w:val="22"/>
          <w:szCs w:val="22"/>
        </w:rPr>
        <w:t>). Based on the predicted ITEs, samples are stratified by treatment group to identify covariates closely associated with individual variability in ITEs.</w:t>
      </w:r>
      <w:r>
        <w:rPr>
          <w:color w:val="000000"/>
          <w:sz w:val="22"/>
          <w:szCs w:val="22"/>
        </w:rPr>
        <w:br w:type="page"/>
      </w:r>
    </w:p>
    <w:p w14:paraId="200554DA" w14:textId="344117D2" w:rsidR="000A1141" w:rsidRDefault="00ED7C4D" w:rsidP="000A1141">
      <w:pPr>
        <w:spacing w:after="240" w:line="276" w:lineRule="auto"/>
        <w:rPr>
          <w:sz w:val="22"/>
          <w:szCs w:val="22"/>
        </w:rPr>
      </w:pPr>
      <w:r>
        <w:rPr>
          <w:noProof/>
          <w:sz w:val="22"/>
          <w:szCs w:val="22"/>
        </w:rPr>
        <w:lastRenderedPageBreak/>
        <w:drawing>
          <wp:inline distT="0" distB="0" distL="0" distR="0" wp14:anchorId="403B99CC" wp14:editId="21E390EF">
            <wp:extent cx="5943600" cy="4345305"/>
            <wp:effectExtent l="0" t="0" r="0" b="0"/>
            <wp:docPr id="19247934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93414" name="Picture 1924793414"/>
                    <pic:cNvPicPr/>
                  </pic:nvPicPr>
                  <pic:blipFill>
                    <a:blip r:embed="rId14"/>
                    <a:stretch>
                      <a:fillRect/>
                    </a:stretch>
                  </pic:blipFill>
                  <pic:spPr>
                    <a:xfrm>
                      <a:off x="0" y="0"/>
                      <a:ext cx="5943600" cy="4345305"/>
                    </a:xfrm>
                    <a:prstGeom prst="rect">
                      <a:avLst/>
                    </a:prstGeom>
                  </pic:spPr>
                </pic:pic>
              </a:graphicData>
            </a:graphic>
          </wp:inline>
        </w:drawing>
      </w:r>
    </w:p>
    <w:p w14:paraId="77CB03EF" w14:textId="34B952FD" w:rsidR="00691FAA" w:rsidRDefault="000A1141" w:rsidP="00691FAA">
      <w:pPr>
        <w:spacing w:line="276" w:lineRule="auto"/>
        <w:rPr>
          <w:color w:val="000000"/>
          <w:sz w:val="22"/>
          <w:szCs w:val="22"/>
        </w:rPr>
      </w:pPr>
      <w:r w:rsidRPr="000A1141">
        <w:rPr>
          <w:b/>
          <w:bCs/>
          <w:sz w:val="22"/>
          <w:szCs w:val="22"/>
        </w:rPr>
        <w:t xml:space="preserve">Fig </w:t>
      </w:r>
      <w:r>
        <w:rPr>
          <w:b/>
          <w:bCs/>
          <w:sz w:val="22"/>
          <w:szCs w:val="22"/>
        </w:rPr>
        <w:t>2</w:t>
      </w:r>
      <w:r w:rsidRPr="000A1141">
        <w:rPr>
          <w:b/>
          <w:bCs/>
          <w:sz w:val="22"/>
          <w:szCs w:val="22"/>
        </w:rPr>
        <w:t>.</w:t>
      </w:r>
      <w:r>
        <w:rPr>
          <w:b/>
          <w:bCs/>
          <w:sz w:val="22"/>
          <w:szCs w:val="22"/>
        </w:rPr>
        <w:t xml:space="preserve"> R</w:t>
      </w:r>
      <w:r w:rsidR="00ED7C4D">
        <w:rPr>
          <w:b/>
          <w:bCs/>
          <w:sz w:val="22"/>
          <w:szCs w:val="22"/>
        </w:rPr>
        <w:t xml:space="preserve">eliability </w:t>
      </w:r>
      <w:r w:rsidR="00BD32E6">
        <w:rPr>
          <w:b/>
          <w:bCs/>
          <w:sz w:val="22"/>
          <w:szCs w:val="22"/>
        </w:rPr>
        <w:t>gains</w:t>
      </w:r>
      <w:r>
        <w:rPr>
          <w:b/>
          <w:bCs/>
          <w:sz w:val="22"/>
          <w:szCs w:val="22"/>
        </w:rPr>
        <w:t xml:space="preserve"> from seed-ensemble</w:t>
      </w:r>
      <w:r w:rsidRPr="000A1141">
        <w:rPr>
          <w:b/>
          <w:bCs/>
          <w:sz w:val="22"/>
          <w:szCs w:val="22"/>
        </w:rPr>
        <w:t>.</w:t>
      </w:r>
      <w:r w:rsidRPr="000A1141">
        <w:rPr>
          <w:sz w:val="22"/>
          <w:szCs w:val="22"/>
        </w:rPr>
        <w:t xml:space="preserve"> </w:t>
      </w:r>
      <w:proofErr w:type="gramStart"/>
      <w:r>
        <w:rPr>
          <w:b/>
          <w:bCs/>
          <w:color w:val="000000"/>
          <w:sz w:val="22"/>
          <w:szCs w:val="22"/>
        </w:rPr>
        <w:t>a,</w:t>
      </w:r>
      <w:proofErr w:type="gramEnd"/>
      <w:r w:rsidR="00ED7C4D">
        <w:rPr>
          <w:color w:val="000000"/>
          <w:sz w:val="22"/>
          <w:szCs w:val="22"/>
        </w:rPr>
        <w:t xml:space="preserve"> Limited reliability of</w:t>
      </w:r>
      <w:r>
        <w:rPr>
          <w:color w:val="000000"/>
          <w:sz w:val="22"/>
          <w:szCs w:val="22"/>
        </w:rPr>
        <w:t xml:space="preserve"> single-seed </w:t>
      </w:r>
      <w:r w:rsidR="00ED7C4D">
        <w:rPr>
          <w:color w:val="000000"/>
          <w:sz w:val="22"/>
          <w:szCs w:val="22"/>
        </w:rPr>
        <w:t>calibration test</w:t>
      </w:r>
      <w:r>
        <w:rPr>
          <w:color w:val="000000"/>
          <w:sz w:val="22"/>
          <w:szCs w:val="22"/>
        </w:rPr>
        <w:t xml:space="preserve">. A GRF model with </w:t>
      </w:r>
      <w:r w:rsidR="00ED7C4D">
        <w:rPr>
          <w:color w:val="000000"/>
          <w:sz w:val="22"/>
          <w:szCs w:val="22"/>
        </w:rPr>
        <w:t>5</w:t>
      </w:r>
      <w:r>
        <w:rPr>
          <w:color w:val="000000"/>
          <w:sz w:val="22"/>
          <w:szCs w:val="22"/>
        </w:rPr>
        <w:t xml:space="preserve">,000 trees was fitted for each </w:t>
      </w:r>
      <w:r w:rsidR="00ED7C4D">
        <w:rPr>
          <w:color w:val="000000"/>
          <w:sz w:val="22"/>
          <w:szCs w:val="22"/>
        </w:rPr>
        <w:t>random seed</w:t>
      </w:r>
      <w:r>
        <w:rPr>
          <w:color w:val="000000"/>
          <w:sz w:val="22"/>
          <w:szCs w:val="22"/>
        </w:rPr>
        <w:t xml:space="preserve">, and calibration performance was evaluated. </w:t>
      </w:r>
      <w:r>
        <w:rPr>
          <w:b/>
          <w:bCs/>
          <w:color w:val="000000"/>
          <w:sz w:val="22"/>
          <w:szCs w:val="22"/>
        </w:rPr>
        <w:t>b,</w:t>
      </w:r>
      <w:r>
        <w:rPr>
          <w:color w:val="000000"/>
          <w:sz w:val="22"/>
          <w:szCs w:val="22"/>
        </w:rPr>
        <w:t xml:space="preserve"> </w:t>
      </w:r>
      <w:r w:rsidR="00ED7C4D">
        <w:rPr>
          <w:color w:val="000000"/>
          <w:sz w:val="22"/>
          <w:szCs w:val="22"/>
        </w:rPr>
        <w:t>Improved reliability of seed-ensembled calibration test.</w:t>
      </w:r>
      <w:r>
        <w:rPr>
          <w:color w:val="000000"/>
          <w:sz w:val="22"/>
          <w:szCs w:val="22"/>
        </w:rPr>
        <w:t xml:space="preserve"> For each seed condition, a “big model” was created by </w:t>
      </w:r>
      <w:proofErr w:type="spellStart"/>
      <w:r>
        <w:rPr>
          <w:color w:val="000000"/>
          <w:sz w:val="22"/>
          <w:szCs w:val="22"/>
        </w:rPr>
        <w:t>ensembling</w:t>
      </w:r>
      <w:proofErr w:type="spellEnd"/>
      <w:r>
        <w:rPr>
          <w:color w:val="000000"/>
          <w:sz w:val="22"/>
          <w:szCs w:val="22"/>
        </w:rPr>
        <w:t xml:space="preserve"> GRFs trained on five different random seeds, each with </w:t>
      </w:r>
      <w:r w:rsidR="00ED7C4D">
        <w:rPr>
          <w:color w:val="000000"/>
          <w:sz w:val="22"/>
          <w:szCs w:val="22"/>
        </w:rPr>
        <w:t>1,0</w:t>
      </w:r>
      <w:r>
        <w:rPr>
          <w:color w:val="000000"/>
          <w:sz w:val="22"/>
          <w:szCs w:val="22"/>
        </w:rPr>
        <w:t xml:space="preserve">00 trees (totaling </w:t>
      </w:r>
      <w:r w:rsidR="00ED7C4D">
        <w:rPr>
          <w:color w:val="000000"/>
          <w:sz w:val="22"/>
          <w:szCs w:val="22"/>
        </w:rPr>
        <w:t>5</w:t>
      </w:r>
      <w:r>
        <w:rPr>
          <w:color w:val="000000"/>
          <w:sz w:val="22"/>
          <w:szCs w:val="22"/>
        </w:rPr>
        <w:t xml:space="preserve">,000 trees, as in panel </w:t>
      </w:r>
      <w:r w:rsidRPr="002B321C">
        <w:rPr>
          <w:color w:val="000000"/>
          <w:sz w:val="22"/>
          <w:szCs w:val="22"/>
        </w:rPr>
        <w:t>a</w:t>
      </w:r>
      <w:r>
        <w:rPr>
          <w:color w:val="000000"/>
          <w:sz w:val="22"/>
          <w:szCs w:val="22"/>
        </w:rPr>
        <w:t xml:space="preserve">). </w:t>
      </w:r>
      <w:r>
        <w:rPr>
          <w:b/>
          <w:bCs/>
          <w:color w:val="000000"/>
          <w:sz w:val="22"/>
          <w:szCs w:val="22"/>
        </w:rPr>
        <w:t>c,</w:t>
      </w:r>
      <w:r>
        <w:rPr>
          <w:color w:val="000000"/>
          <w:sz w:val="22"/>
          <w:szCs w:val="22"/>
        </w:rPr>
        <w:t xml:space="preserve"> </w:t>
      </w:r>
      <w:r w:rsidR="00ED7C4D">
        <w:rPr>
          <w:color w:val="000000"/>
          <w:sz w:val="22"/>
          <w:szCs w:val="22"/>
        </w:rPr>
        <w:t xml:space="preserve">Coefficients of variation (CV) of calibration estimates in various </w:t>
      </w:r>
      <w:r>
        <w:rPr>
          <w:color w:val="000000"/>
          <w:sz w:val="22"/>
          <w:szCs w:val="22"/>
        </w:rPr>
        <w:t>seed and tree co</w:t>
      </w:r>
      <w:r w:rsidR="00ED7C4D">
        <w:rPr>
          <w:color w:val="000000"/>
          <w:sz w:val="22"/>
          <w:szCs w:val="22"/>
        </w:rPr>
        <w:t>nditions</w:t>
      </w:r>
      <w:r>
        <w:rPr>
          <w:color w:val="000000"/>
          <w:sz w:val="22"/>
          <w:szCs w:val="22"/>
        </w:rPr>
        <w:t xml:space="preserve">. </w:t>
      </w:r>
      <w:r w:rsidR="00ED7C4D">
        <w:rPr>
          <w:color w:val="000000"/>
          <w:sz w:val="22"/>
          <w:szCs w:val="22"/>
        </w:rPr>
        <w:t xml:space="preserve">CV </w:t>
      </w:r>
      <w:r>
        <w:rPr>
          <w:color w:val="000000"/>
          <w:sz w:val="22"/>
          <w:szCs w:val="22"/>
        </w:rPr>
        <w:t xml:space="preserve">was computed for estimated coefficients and their </w:t>
      </w:r>
      <w:r>
        <w:rPr>
          <w:i/>
          <w:iCs/>
          <w:color w:val="000000"/>
          <w:sz w:val="22"/>
          <w:szCs w:val="22"/>
        </w:rPr>
        <w:t>P</w:t>
      </w:r>
      <w:r>
        <w:rPr>
          <w:color w:val="000000"/>
          <w:sz w:val="22"/>
          <w:szCs w:val="22"/>
        </w:rPr>
        <w:t xml:space="preserve">-values across 50 repeated trials per </w:t>
      </w:r>
      <w:r w:rsidR="00ED7C4D">
        <w:rPr>
          <w:color w:val="000000"/>
          <w:sz w:val="22"/>
          <w:szCs w:val="22"/>
        </w:rPr>
        <w:t xml:space="preserve">each </w:t>
      </w:r>
      <w:r>
        <w:rPr>
          <w:color w:val="000000"/>
          <w:sz w:val="22"/>
          <w:szCs w:val="22"/>
        </w:rPr>
        <w:t xml:space="preserve">condition. Darker blue indicates lower variability across trials. This panel was visualized based on the simulation experiment with a nonlinear and weak heterogeneity condition. See </w:t>
      </w:r>
      <w:r>
        <w:rPr>
          <w:b/>
          <w:bCs/>
          <w:color w:val="000000"/>
          <w:sz w:val="22"/>
          <w:szCs w:val="22"/>
        </w:rPr>
        <w:t xml:space="preserve">Appendix A </w:t>
      </w:r>
      <w:r>
        <w:rPr>
          <w:color w:val="000000"/>
          <w:sz w:val="22"/>
          <w:szCs w:val="22"/>
        </w:rPr>
        <w:t>for results from other conditions (i.e., nonlinear-strong, linear-weak, linear-strong conditions).</w:t>
      </w:r>
      <w:r w:rsidR="00ED7C4D">
        <w:rPr>
          <w:color w:val="000000"/>
          <w:sz w:val="22"/>
          <w:szCs w:val="22"/>
        </w:rPr>
        <w:t xml:space="preserve"> </w:t>
      </w:r>
      <w:r w:rsidR="00ED7C4D" w:rsidRPr="00ED7C4D">
        <w:rPr>
          <w:b/>
          <w:bCs/>
          <w:color w:val="000000"/>
          <w:sz w:val="22"/>
          <w:szCs w:val="22"/>
        </w:rPr>
        <w:t>d,</w:t>
      </w:r>
      <w:r w:rsidR="00ED7C4D">
        <w:rPr>
          <w:color w:val="000000"/>
          <w:sz w:val="22"/>
          <w:szCs w:val="22"/>
        </w:rPr>
        <w:t xml:space="preserve"> Bias and variance of ITE predictions across </w:t>
      </w:r>
      <w:r w:rsidR="00ED7C4D" w:rsidRPr="002B321C">
        <w:rPr>
          <w:color w:val="000000"/>
          <w:sz w:val="22"/>
          <w:szCs w:val="22"/>
        </w:rPr>
        <w:t xml:space="preserve">seeds. </w:t>
      </w:r>
      <w:r w:rsidR="002B321C" w:rsidRPr="002B321C">
        <w:rPr>
          <w:color w:val="000000"/>
          <w:sz w:val="22"/>
          <w:szCs w:val="22"/>
        </w:rPr>
        <w:t>The distribution of ITE prediction performance across 50 trials is shown for four different conditions in the panel c, each using a total of 10,000 trees per model. The performance metric was calculated as the Pearson correlation between the simulated and the predicted ITE</w:t>
      </w:r>
      <w:r w:rsidR="002B321C">
        <w:rPr>
          <w:color w:val="000000"/>
          <w:sz w:val="22"/>
          <w:szCs w:val="22"/>
        </w:rPr>
        <w:t>s</w:t>
      </w:r>
      <w:r w:rsidR="002B321C" w:rsidRPr="002B321C">
        <w:rPr>
          <w:color w:val="000000"/>
          <w:sz w:val="22"/>
          <w:szCs w:val="22"/>
        </w:rPr>
        <w:t xml:space="preserve">. One-way ANOVA and Levene’s Test were applied to test statistical differences in mean and variance of prediction performance across conditions, respectively. All </w:t>
      </w:r>
      <w:r w:rsidR="002B321C" w:rsidRPr="002B321C">
        <w:rPr>
          <w:i/>
          <w:iCs/>
          <w:color w:val="000000"/>
          <w:sz w:val="22"/>
          <w:szCs w:val="22"/>
        </w:rPr>
        <w:t>P</w:t>
      </w:r>
      <w:r w:rsidR="002B321C" w:rsidRPr="002B321C">
        <w:rPr>
          <w:color w:val="000000"/>
          <w:sz w:val="22"/>
          <w:szCs w:val="22"/>
        </w:rPr>
        <w:t>-values were FDR-corrected.</w:t>
      </w:r>
      <w:r w:rsidR="002B321C">
        <w:rPr>
          <w:color w:val="000000"/>
          <w:sz w:val="22"/>
          <w:szCs w:val="22"/>
        </w:rPr>
        <w:t xml:space="preserve"> </w:t>
      </w:r>
      <w:r>
        <w:rPr>
          <w:color w:val="000000"/>
          <w:sz w:val="22"/>
          <w:szCs w:val="22"/>
        </w:rPr>
        <w:t>*</w:t>
      </w:r>
      <w:r>
        <w:rPr>
          <w:i/>
          <w:iCs/>
          <w:color w:val="000000"/>
          <w:sz w:val="22"/>
          <w:szCs w:val="22"/>
        </w:rPr>
        <w:t>P</w:t>
      </w:r>
      <w:r>
        <w:rPr>
          <w:color w:val="000000"/>
          <w:sz w:val="22"/>
          <w:szCs w:val="22"/>
        </w:rPr>
        <w:t xml:space="preserve"> &lt; .05; **</w:t>
      </w:r>
      <w:r>
        <w:rPr>
          <w:i/>
          <w:iCs/>
          <w:color w:val="000000"/>
          <w:sz w:val="22"/>
          <w:szCs w:val="22"/>
        </w:rPr>
        <w:t>P</w:t>
      </w:r>
      <w:r>
        <w:rPr>
          <w:color w:val="000000"/>
          <w:sz w:val="22"/>
          <w:szCs w:val="22"/>
        </w:rPr>
        <w:t xml:space="preserve"> &lt; .01; ***</w:t>
      </w:r>
      <w:r>
        <w:rPr>
          <w:i/>
          <w:iCs/>
          <w:color w:val="000000"/>
          <w:sz w:val="22"/>
          <w:szCs w:val="22"/>
        </w:rPr>
        <w:t>P</w:t>
      </w:r>
      <w:r>
        <w:rPr>
          <w:color w:val="000000"/>
          <w:sz w:val="22"/>
          <w:szCs w:val="22"/>
        </w:rPr>
        <w:t xml:space="preserve"> &lt; .001. </w:t>
      </w:r>
      <w:r w:rsidRPr="000A1141">
        <w:rPr>
          <w:color w:val="000000"/>
          <w:sz w:val="22"/>
          <w:szCs w:val="22"/>
        </w:rPr>
        <w:t xml:space="preserve"> </w:t>
      </w:r>
      <w:r w:rsidR="00691FAA">
        <w:rPr>
          <w:color w:val="000000"/>
          <w:sz w:val="22"/>
          <w:szCs w:val="22"/>
        </w:rPr>
        <w:br w:type="page"/>
      </w:r>
    </w:p>
    <w:p w14:paraId="30C8F107" w14:textId="69194C91" w:rsidR="00691FAA" w:rsidRDefault="00E97A27" w:rsidP="000A1141">
      <w:pPr>
        <w:spacing w:line="276" w:lineRule="auto"/>
        <w:rPr>
          <w:color w:val="000000"/>
          <w:sz w:val="22"/>
          <w:szCs w:val="22"/>
        </w:rPr>
      </w:pPr>
      <w:r>
        <w:rPr>
          <w:noProof/>
          <w:color w:val="000000"/>
          <w:sz w:val="22"/>
          <w:szCs w:val="22"/>
        </w:rPr>
        <w:lastRenderedPageBreak/>
        <w:drawing>
          <wp:inline distT="0" distB="0" distL="0" distR="0" wp14:anchorId="0A9B4666" wp14:editId="38F3C964">
            <wp:extent cx="5943600" cy="4165600"/>
            <wp:effectExtent l="0" t="0" r="0" b="0"/>
            <wp:docPr id="1997478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7818" name="Picture 199747818"/>
                    <pic:cNvPicPr/>
                  </pic:nvPicPr>
                  <pic:blipFill>
                    <a:blip r:embed="rId15"/>
                    <a:stretch>
                      <a:fillRect/>
                    </a:stretch>
                  </pic:blipFill>
                  <pic:spPr>
                    <a:xfrm>
                      <a:off x="0" y="0"/>
                      <a:ext cx="5943600" cy="4165600"/>
                    </a:xfrm>
                    <a:prstGeom prst="rect">
                      <a:avLst/>
                    </a:prstGeom>
                  </pic:spPr>
                </pic:pic>
              </a:graphicData>
            </a:graphic>
          </wp:inline>
        </w:drawing>
      </w:r>
    </w:p>
    <w:p w14:paraId="25BD71FB" w14:textId="204EC7B0" w:rsidR="000A1141" w:rsidRPr="0086682A" w:rsidRDefault="00691FAA" w:rsidP="000A1141">
      <w:pPr>
        <w:spacing w:line="276" w:lineRule="auto"/>
        <w:rPr>
          <w:color w:val="000000"/>
          <w:sz w:val="22"/>
          <w:szCs w:val="22"/>
        </w:rPr>
      </w:pPr>
      <w:r w:rsidRPr="0086682A">
        <w:rPr>
          <w:b/>
          <w:bCs/>
          <w:sz w:val="22"/>
          <w:szCs w:val="22"/>
        </w:rPr>
        <w:t>Fig 3. Accurate moderator identification and ITE predictions of backward-elimination model selection.</w:t>
      </w:r>
      <w:r w:rsidRPr="0086682A">
        <w:rPr>
          <w:sz w:val="22"/>
          <w:szCs w:val="22"/>
        </w:rPr>
        <w:t xml:space="preserve"> </w:t>
      </w:r>
      <w:r w:rsidRPr="0086682A">
        <w:rPr>
          <w:b/>
          <w:bCs/>
          <w:color w:val="000000"/>
          <w:sz w:val="22"/>
          <w:szCs w:val="22"/>
        </w:rPr>
        <w:t>a</w:t>
      </w:r>
      <w:r w:rsidR="0086682A" w:rsidRPr="0086682A">
        <w:rPr>
          <w:b/>
          <w:bCs/>
          <w:color w:val="000000"/>
          <w:sz w:val="22"/>
          <w:szCs w:val="22"/>
        </w:rPr>
        <w:t xml:space="preserve">, </w:t>
      </w:r>
      <w:r w:rsidR="0086682A" w:rsidRPr="0086682A">
        <w:rPr>
          <w:color w:val="000000"/>
          <w:sz w:val="22"/>
          <w:szCs w:val="22"/>
        </w:rPr>
        <w:t>Identification of key moderators: backward elimination vs. top 10% heuristic.</w:t>
      </w:r>
      <w:r w:rsidR="0086682A" w:rsidRPr="0086682A">
        <w:rPr>
          <w:b/>
          <w:bCs/>
          <w:color w:val="000000"/>
          <w:sz w:val="22"/>
          <w:szCs w:val="22"/>
        </w:rPr>
        <w:t xml:space="preserve"> </w:t>
      </w:r>
      <w:r w:rsidR="0086682A" w:rsidRPr="0086682A">
        <w:rPr>
          <w:sz w:val="22"/>
          <w:szCs w:val="22"/>
        </w:rPr>
        <w:t>We compared two methods for identifying true moderators in a simulation study where the</w:t>
      </w:r>
      <w:r w:rsidR="0086682A">
        <w:rPr>
          <w:sz w:val="22"/>
          <w:szCs w:val="22"/>
        </w:rPr>
        <w:t xml:space="preserve"> ITE </w:t>
      </w:r>
      <w:r w:rsidR="0086682A" w:rsidRPr="0086682A">
        <w:rPr>
          <w:sz w:val="22"/>
          <w:szCs w:val="22"/>
        </w:rPr>
        <w:t xml:space="preserve">was generated from </w:t>
      </w:r>
      <w:r w:rsidR="0086682A">
        <w:rPr>
          <w:sz w:val="22"/>
          <w:szCs w:val="22"/>
        </w:rPr>
        <w:t>three</w:t>
      </w:r>
      <w:r w:rsidR="0086682A" w:rsidRPr="0086682A">
        <w:rPr>
          <w:sz w:val="22"/>
          <w:szCs w:val="22"/>
        </w:rPr>
        <w:t xml:space="preserve"> out of 149 covariates. This comparison was conducted under conditions where the ITE was generated using linear and nonlinear functions</w:t>
      </w:r>
      <w:r w:rsidR="0086682A">
        <w:rPr>
          <w:sz w:val="22"/>
          <w:szCs w:val="22"/>
        </w:rPr>
        <w:t>, respectively</w:t>
      </w:r>
      <w:r w:rsidR="0086682A" w:rsidRPr="0086682A">
        <w:rPr>
          <w:sz w:val="22"/>
          <w:szCs w:val="22"/>
        </w:rPr>
        <w:t xml:space="preserve"> (see </w:t>
      </w:r>
      <w:r w:rsidR="0086682A" w:rsidRPr="0086682A">
        <w:rPr>
          <w:b/>
          <w:bCs/>
          <w:sz w:val="22"/>
          <w:szCs w:val="22"/>
        </w:rPr>
        <w:t>Appendix Methods</w:t>
      </w:r>
      <w:r w:rsidR="0086682A" w:rsidRPr="0086682A">
        <w:rPr>
          <w:sz w:val="22"/>
          <w:szCs w:val="22"/>
        </w:rPr>
        <w:t xml:space="preserve">). </w:t>
      </w:r>
      <w:r w:rsidR="00D271FE">
        <w:rPr>
          <w:sz w:val="22"/>
          <w:szCs w:val="22"/>
        </w:rPr>
        <w:t>F1 score</w:t>
      </w:r>
      <w:r w:rsidR="0086682A" w:rsidRPr="0086682A">
        <w:rPr>
          <w:sz w:val="22"/>
          <w:szCs w:val="22"/>
        </w:rPr>
        <w:t xml:space="preserve"> was used as the </w:t>
      </w:r>
      <w:r w:rsidR="0086682A">
        <w:rPr>
          <w:sz w:val="22"/>
          <w:szCs w:val="22"/>
        </w:rPr>
        <w:t>performance</w:t>
      </w:r>
      <w:r w:rsidR="0086682A" w:rsidRPr="0086682A">
        <w:rPr>
          <w:sz w:val="22"/>
          <w:szCs w:val="22"/>
        </w:rPr>
        <w:t xml:space="preserve"> metric. In each confusion matrix</w:t>
      </w:r>
      <w:r w:rsidR="005A5813">
        <w:rPr>
          <w:sz w:val="22"/>
          <w:szCs w:val="22"/>
        </w:rPr>
        <w:t>, the count and ratio of variables identified as key moderators and those that were not by each model are presented in the ‘</w:t>
      </w:r>
      <w:proofErr w:type="spellStart"/>
      <w:r w:rsidR="005A5813">
        <w:rPr>
          <w:sz w:val="22"/>
          <w:szCs w:val="22"/>
        </w:rPr>
        <w:t>pos’</w:t>
      </w:r>
      <w:proofErr w:type="spellEnd"/>
      <w:r w:rsidR="005A5813">
        <w:rPr>
          <w:sz w:val="22"/>
          <w:szCs w:val="22"/>
        </w:rPr>
        <w:t xml:space="preserve"> and ‘neg’ columns, respectively.</w:t>
      </w:r>
      <w:r w:rsidR="0086682A" w:rsidRPr="0086682A">
        <w:rPr>
          <w:sz w:val="22"/>
          <w:szCs w:val="22"/>
        </w:rPr>
        <w:t xml:space="preserve"> </w:t>
      </w:r>
      <w:r w:rsidRPr="0086682A">
        <w:rPr>
          <w:b/>
          <w:bCs/>
          <w:color w:val="000000"/>
          <w:sz w:val="22"/>
          <w:szCs w:val="22"/>
        </w:rPr>
        <w:t>b,</w:t>
      </w:r>
      <w:r w:rsidRPr="0086682A">
        <w:rPr>
          <w:color w:val="000000"/>
          <w:sz w:val="22"/>
          <w:szCs w:val="22"/>
        </w:rPr>
        <w:t xml:space="preserve"> </w:t>
      </w:r>
      <w:r w:rsidR="005A5813" w:rsidRPr="00725529">
        <w:rPr>
          <w:color w:val="000000"/>
          <w:sz w:val="22"/>
          <w:szCs w:val="22"/>
        </w:rPr>
        <w:t xml:space="preserve">ITE prediction of the backward elimination-based best model in train and test. </w:t>
      </w:r>
      <w:r w:rsidR="00725529" w:rsidRPr="00725529">
        <w:rPr>
          <w:sz w:val="22"/>
          <w:szCs w:val="22"/>
        </w:rPr>
        <w:t>For each</w:t>
      </w:r>
      <w:r w:rsidR="00725529">
        <w:rPr>
          <w:sz w:val="22"/>
          <w:szCs w:val="22"/>
        </w:rPr>
        <w:t xml:space="preserve"> linear and nonlinear condition</w:t>
      </w:r>
      <w:r w:rsidR="00725529" w:rsidRPr="00725529">
        <w:rPr>
          <w:sz w:val="22"/>
          <w:szCs w:val="22"/>
        </w:rPr>
        <w:t>, we evaluated how accurately the best model</w:t>
      </w:r>
      <w:r w:rsidR="00725529">
        <w:rPr>
          <w:sz w:val="22"/>
          <w:szCs w:val="22"/>
        </w:rPr>
        <w:t xml:space="preserve"> </w:t>
      </w:r>
      <w:r w:rsidR="00725529" w:rsidRPr="00725529">
        <w:rPr>
          <w:sz w:val="22"/>
          <w:szCs w:val="22"/>
        </w:rPr>
        <w:t>identified through backward elimination</w:t>
      </w:r>
      <w:r w:rsidR="00725529">
        <w:rPr>
          <w:sz w:val="22"/>
          <w:szCs w:val="22"/>
        </w:rPr>
        <w:t xml:space="preserve"> </w:t>
      </w:r>
      <w:r w:rsidR="00725529" w:rsidRPr="00725529">
        <w:rPr>
          <w:sz w:val="22"/>
          <w:szCs w:val="22"/>
        </w:rPr>
        <w:t>predicted the ITE in both the train set (used for model selection) and the test set (not used). As a performance metric, the Pearson correlation between the true and predicted ITE</w:t>
      </w:r>
      <w:r w:rsidR="00725529">
        <w:rPr>
          <w:sz w:val="22"/>
          <w:szCs w:val="22"/>
        </w:rPr>
        <w:t>s</w:t>
      </w:r>
      <w:r w:rsidR="00725529" w:rsidRPr="00725529">
        <w:rPr>
          <w:sz w:val="22"/>
          <w:szCs w:val="22"/>
        </w:rPr>
        <w:t xml:space="preserve"> was computed. The test set shared the same ITE generation function as the train set but included noise in a different </w:t>
      </w:r>
      <w:r w:rsidR="00725529">
        <w:rPr>
          <w:sz w:val="22"/>
          <w:szCs w:val="22"/>
        </w:rPr>
        <w:t xml:space="preserve">pattern (see </w:t>
      </w:r>
      <w:r w:rsidR="00725529" w:rsidRPr="00725529">
        <w:rPr>
          <w:b/>
          <w:bCs/>
          <w:sz w:val="22"/>
          <w:szCs w:val="22"/>
        </w:rPr>
        <w:t>Appendix Methods</w:t>
      </w:r>
      <w:r w:rsidR="00725529">
        <w:rPr>
          <w:sz w:val="22"/>
          <w:szCs w:val="22"/>
        </w:rPr>
        <w:t>)</w:t>
      </w:r>
      <w:r w:rsidR="00725529" w:rsidRPr="00725529">
        <w:rPr>
          <w:sz w:val="22"/>
          <w:szCs w:val="22"/>
        </w:rPr>
        <w:t>. The dotted diagonal line represents the identical function.</w:t>
      </w:r>
      <w:r w:rsidR="00A33E0A" w:rsidRPr="00A33E0A">
        <w:rPr>
          <w:color w:val="000000"/>
          <w:sz w:val="22"/>
          <w:szCs w:val="22"/>
        </w:rPr>
        <w:t xml:space="preserve"> </w:t>
      </w:r>
      <w:r w:rsidR="00A33E0A">
        <w:rPr>
          <w:color w:val="000000"/>
          <w:sz w:val="22"/>
          <w:szCs w:val="22"/>
        </w:rPr>
        <w:t>*</w:t>
      </w:r>
      <w:r w:rsidR="00A33E0A">
        <w:rPr>
          <w:i/>
          <w:iCs/>
          <w:color w:val="000000"/>
          <w:sz w:val="22"/>
          <w:szCs w:val="22"/>
        </w:rPr>
        <w:t>P</w:t>
      </w:r>
      <w:r w:rsidR="00A33E0A">
        <w:rPr>
          <w:color w:val="000000"/>
          <w:sz w:val="22"/>
          <w:szCs w:val="22"/>
        </w:rPr>
        <w:t xml:space="preserve"> &lt; .05; **</w:t>
      </w:r>
      <w:r w:rsidR="00A33E0A">
        <w:rPr>
          <w:i/>
          <w:iCs/>
          <w:color w:val="000000"/>
          <w:sz w:val="22"/>
          <w:szCs w:val="22"/>
        </w:rPr>
        <w:t>P</w:t>
      </w:r>
      <w:r w:rsidR="00A33E0A">
        <w:rPr>
          <w:color w:val="000000"/>
          <w:sz w:val="22"/>
          <w:szCs w:val="22"/>
        </w:rPr>
        <w:t xml:space="preserve"> &lt; .01; ***</w:t>
      </w:r>
      <w:r w:rsidR="00A33E0A">
        <w:rPr>
          <w:i/>
          <w:iCs/>
          <w:color w:val="000000"/>
          <w:sz w:val="22"/>
          <w:szCs w:val="22"/>
        </w:rPr>
        <w:t>P</w:t>
      </w:r>
      <w:r w:rsidR="00A33E0A">
        <w:rPr>
          <w:color w:val="000000"/>
          <w:sz w:val="22"/>
          <w:szCs w:val="22"/>
        </w:rPr>
        <w:t xml:space="preserve"> &lt; .001. </w:t>
      </w:r>
      <w:r w:rsidR="00A33E0A" w:rsidRPr="000A1141">
        <w:rPr>
          <w:color w:val="000000"/>
          <w:sz w:val="22"/>
          <w:szCs w:val="22"/>
        </w:rPr>
        <w:t xml:space="preserve"> </w:t>
      </w:r>
      <w:r w:rsidR="000A1141" w:rsidRPr="0086682A">
        <w:rPr>
          <w:color w:val="000000"/>
          <w:sz w:val="22"/>
          <w:szCs w:val="22"/>
        </w:rPr>
        <w:br w:type="page"/>
      </w:r>
    </w:p>
    <w:p w14:paraId="44A436DA" w14:textId="67579502" w:rsidR="000A1141" w:rsidRDefault="00A96426" w:rsidP="00AB29A6">
      <w:pPr>
        <w:spacing w:after="240" w:line="276" w:lineRule="auto"/>
        <w:rPr>
          <w:color w:val="000000"/>
          <w:sz w:val="22"/>
          <w:szCs w:val="22"/>
        </w:rPr>
      </w:pPr>
      <w:r>
        <w:rPr>
          <w:noProof/>
          <w:color w:val="000000"/>
          <w:sz w:val="22"/>
          <w:szCs w:val="22"/>
        </w:rPr>
        <w:lastRenderedPageBreak/>
        <w:drawing>
          <wp:inline distT="0" distB="0" distL="0" distR="0" wp14:anchorId="25FC48EB" wp14:editId="2FE48D15">
            <wp:extent cx="5943600" cy="6163310"/>
            <wp:effectExtent l="0" t="0" r="0" b="0"/>
            <wp:docPr id="170228450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84509" name="그림 1702284509"/>
                    <pic:cNvPicPr/>
                  </pic:nvPicPr>
                  <pic:blipFill>
                    <a:blip r:embed="rId16"/>
                    <a:stretch>
                      <a:fillRect/>
                    </a:stretch>
                  </pic:blipFill>
                  <pic:spPr>
                    <a:xfrm>
                      <a:off x="0" y="0"/>
                      <a:ext cx="5943600" cy="6163310"/>
                    </a:xfrm>
                    <a:prstGeom prst="rect">
                      <a:avLst/>
                    </a:prstGeom>
                  </pic:spPr>
                </pic:pic>
              </a:graphicData>
            </a:graphic>
          </wp:inline>
        </w:drawing>
      </w:r>
    </w:p>
    <w:p w14:paraId="38EF7C4B" w14:textId="61F72B39" w:rsidR="00042F42" w:rsidRDefault="000A1141" w:rsidP="005A5073">
      <w:pPr>
        <w:spacing w:line="276" w:lineRule="auto"/>
        <w:rPr>
          <w:color w:val="000000"/>
          <w:sz w:val="22"/>
          <w:szCs w:val="22"/>
        </w:rPr>
      </w:pPr>
      <w:r w:rsidRPr="000A1141">
        <w:rPr>
          <w:b/>
          <w:bCs/>
          <w:sz w:val="22"/>
          <w:szCs w:val="22"/>
        </w:rPr>
        <w:t xml:space="preserve">Fig </w:t>
      </w:r>
      <w:r w:rsidR="00691FAA">
        <w:rPr>
          <w:b/>
          <w:bCs/>
          <w:sz w:val="22"/>
          <w:szCs w:val="22"/>
        </w:rPr>
        <w:t>4</w:t>
      </w:r>
      <w:r w:rsidRPr="000A1141">
        <w:rPr>
          <w:b/>
          <w:bCs/>
          <w:sz w:val="22"/>
          <w:szCs w:val="22"/>
        </w:rPr>
        <w:t>.</w:t>
      </w:r>
      <w:r>
        <w:rPr>
          <w:b/>
          <w:bCs/>
          <w:sz w:val="22"/>
          <w:szCs w:val="22"/>
        </w:rPr>
        <w:t xml:space="preserve"> Results of real-world dataset analysis</w:t>
      </w:r>
      <w:r w:rsidRPr="000A1141">
        <w:rPr>
          <w:b/>
          <w:bCs/>
          <w:sz w:val="22"/>
          <w:szCs w:val="22"/>
        </w:rPr>
        <w:t>.</w:t>
      </w:r>
      <w:r w:rsidRPr="000A1141">
        <w:rPr>
          <w:sz w:val="22"/>
          <w:szCs w:val="22"/>
        </w:rPr>
        <w:t xml:space="preserve"> </w:t>
      </w:r>
      <w:proofErr w:type="gramStart"/>
      <w:r>
        <w:rPr>
          <w:b/>
          <w:bCs/>
          <w:color w:val="000000"/>
          <w:sz w:val="22"/>
          <w:szCs w:val="22"/>
        </w:rPr>
        <w:t>a,</w:t>
      </w:r>
      <w:proofErr w:type="gramEnd"/>
      <w:r>
        <w:rPr>
          <w:color w:val="000000"/>
          <w:sz w:val="22"/>
          <w:szCs w:val="22"/>
        </w:rPr>
        <w:t xml:space="preserve"> Causal model used in real-world analysis.</w:t>
      </w:r>
      <w:r>
        <w:rPr>
          <w:b/>
          <w:bCs/>
          <w:color w:val="000000"/>
          <w:sz w:val="22"/>
          <w:szCs w:val="22"/>
        </w:rPr>
        <w:t xml:space="preserve"> b,</w:t>
      </w:r>
      <w:r>
        <w:rPr>
          <w:color w:val="000000"/>
          <w:sz w:val="22"/>
          <w:szCs w:val="22"/>
        </w:rPr>
        <w:t xml:space="preserve"> Calibration </w:t>
      </w:r>
      <w:r w:rsidR="00EB38DB">
        <w:rPr>
          <w:color w:val="000000"/>
          <w:sz w:val="22"/>
          <w:szCs w:val="22"/>
        </w:rPr>
        <w:t>model fits</w:t>
      </w:r>
      <w:r>
        <w:rPr>
          <w:color w:val="000000"/>
          <w:sz w:val="22"/>
          <w:szCs w:val="22"/>
        </w:rPr>
        <w:t xml:space="preserve"> across iterations. The vertical dashed line marks the best-calibrated model among 13</w:t>
      </w:r>
      <w:r w:rsidR="00EB38DB">
        <w:rPr>
          <w:color w:val="000000"/>
          <w:sz w:val="22"/>
          <w:szCs w:val="22"/>
        </w:rPr>
        <w:t>8</w:t>
      </w:r>
      <w:r>
        <w:rPr>
          <w:color w:val="000000"/>
          <w:sz w:val="22"/>
          <w:szCs w:val="22"/>
        </w:rPr>
        <w:t xml:space="preserve"> models. The horizontal dashed line indicates the calibration test’s gold standard value of 1 (see </w:t>
      </w:r>
      <w:r>
        <w:rPr>
          <w:b/>
          <w:bCs/>
          <w:color w:val="000000"/>
          <w:sz w:val="22"/>
          <w:szCs w:val="22"/>
        </w:rPr>
        <w:t>Box 2</w:t>
      </w:r>
      <w:r>
        <w:rPr>
          <w:color w:val="000000"/>
          <w:sz w:val="22"/>
          <w:szCs w:val="22"/>
        </w:rPr>
        <w:t xml:space="preserve">). </w:t>
      </w:r>
      <w:r>
        <w:rPr>
          <w:b/>
          <w:bCs/>
          <w:color w:val="000000"/>
          <w:sz w:val="22"/>
          <w:szCs w:val="22"/>
        </w:rPr>
        <w:t>c</w:t>
      </w:r>
      <w:r>
        <w:rPr>
          <w:color w:val="000000"/>
          <w:sz w:val="22"/>
          <w:szCs w:val="22"/>
        </w:rPr>
        <w:t xml:space="preserve">, </w:t>
      </w:r>
      <w:r w:rsidR="00EB38DB">
        <w:rPr>
          <w:color w:val="000000"/>
          <w:sz w:val="22"/>
          <w:szCs w:val="22"/>
        </w:rPr>
        <w:t>Eight</w:t>
      </w:r>
      <w:r>
        <w:rPr>
          <w:color w:val="000000"/>
          <w:sz w:val="22"/>
          <w:szCs w:val="22"/>
        </w:rPr>
        <w:t xml:space="preserve"> </w:t>
      </w:r>
      <w:r w:rsidR="00EB38DB">
        <w:rPr>
          <w:color w:val="000000"/>
          <w:sz w:val="22"/>
          <w:szCs w:val="22"/>
        </w:rPr>
        <w:t>key moderators</w:t>
      </w:r>
      <w:r>
        <w:rPr>
          <w:color w:val="000000"/>
          <w:sz w:val="22"/>
          <w:szCs w:val="22"/>
        </w:rPr>
        <w:t xml:space="preserve"> </w:t>
      </w:r>
      <w:r w:rsidR="00EB38DB">
        <w:rPr>
          <w:color w:val="000000"/>
          <w:sz w:val="22"/>
          <w:szCs w:val="22"/>
        </w:rPr>
        <w:t xml:space="preserve">selected </w:t>
      </w:r>
      <w:r>
        <w:rPr>
          <w:color w:val="000000"/>
          <w:sz w:val="22"/>
          <w:szCs w:val="22"/>
        </w:rPr>
        <w:t>in the best model</w:t>
      </w:r>
      <w:r w:rsidR="00AB29A6">
        <w:rPr>
          <w:color w:val="000000"/>
          <w:sz w:val="22"/>
          <w:szCs w:val="22"/>
        </w:rPr>
        <w:t xml:space="preserve">, </w:t>
      </w:r>
      <w:r>
        <w:rPr>
          <w:color w:val="000000"/>
          <w:sz w:val="22"/>
          <w:szCs w:val="22"/>
        </w:rPr>
        <w:t xml:space="preserve">visualized </w:t>
      </w:r>
      <w:r w:rsidR="00AB29A6">
        <w:rPr>
          <w:color w:val="000000"/>
          <w:sz w:val="22"/>
          <w:szCs w:val="22"/>
        </w:rPr>
        <w:t>through</w:t>
      </w:r>
      <w:r>
        <w:rPr>
          <w:color w:val="000000"/>
          <w:sz w:val="22"/>
          <w:szCs w:val="22"/>
        </w:rPr>
        <w:t xml:space="preserve"> </w:t>
      </w:r>
      <w:proofErr w:type="spellStart"/>
      <w:r>
        <w:rPr>
          <w:i/>
          <w:iCs/>
          <w:color w:val="000000"/>
          <w:sz w:val="22"/>
          <w:szCs w:val="22"/>
        </w:rPr>
        <w:t>BrainNetViewer</w:t>
      </w:r>
      <w:proofErr w:type="spellEnd"/>
      <w:r w:rsidR="00AD0AB7">
        <w:rPr>
          <w:color w:val="000000"/>
          <w:sz w:val="22"/>
          <w:szCs w:val="22"/>
        </w:rPr>
        <w:t xml:space="preserve"> </w:t>
      </w:r>
      <w:r w:rsidR="004B375F">
        <w:rPr>
          <w:color w:val="000000"/>
          <w:sz w:val="22"/>
          <w:szCs w:val="22"/>
        </w:rPr>
        <w:fldChar w:fldCharType="begin" w:fldLock="1"/>
      </w:r>
      <w:r w:rsidR="005A5073">
        <w:rPr>
          <w:color w:val="000000"/>
          <w:sz w:val="22"/>
          <w:szCs w:val="22"/>
        </w:rPr>
        <w:instrText>ADDIN paperpile_citation &lt;clusterId&gt;F616T786P176M777&lt;/clusterId&gt;&lt;metadata&gt;&lt;citation&gt;&lt;id&gt;48a74740-349b-4cf3-81e3-5659210e6690&lt;/id&gt;&lt;/citation&gt;&lt;/metadata&gt;&lt;data&gt;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&lt;/data&gt; \* MERGEFORMAT</w:instrText>
      </w:r>
      <w:r w:rsidR="004B375F">
        <w:rPr>
          <w:color w:val="000000"/>
          <w:sz w:val="22"/>
          <w:szCs w:val="22"/>
        </w:rPr>
        <w:fldChar w:fldCharType="separate"/>
      </w:r>
      <w:r w:rsidR="005A5073">
        <w:rPr>
          <w:noProof/>
          <w:color w:val="000000"/>
          <w:sz w:val="22"/>
          <w:szCs w:val="22"/>
        </w:rPr>
        <w:t>(Xia et al., 2013)</w:t>
      </w:r>
      <w:r w:rsidR="004B375F">
        <w:rPr>
          <w:color w:val="000000"/>
          <w:sz w:val="22"/>
          <w:szCs w:val="22"/>
        </w:rPr>
        <w:fldChar w:fldCharType="end"/>
      </w:r>
      <w:r w:rsidR="00C656F6">
        <w:rPr>
          <w:color w:val="000000"/>
          <w:sz w:val="22"/>
          <w:szCs w:val="22"/>
        </w:rPr>
        <w:t xml:space="preserve">. </w:t>
      </w:r>
      <w:r>
        <w:rPr>
          <w:color w:val="000000"/>
          <w:sz w:val="22"/>
          <w:szCs w:val="22"/>
        </w:rPr>
        <w:t>‘L’ denot</w:t>
      </w:r>
      <w:r w:rsidR="00A96426">
        <w:rPr>
          <w:color w:val="000000"/>
          <w:sz w:val="22"/>
          <w:szCs w:val="22"/>
        </w:rPr>
        <w:t>es</w:t>
      </w:r>
      <w:r>
        <w:rPr>
          <w:color w:val="000000"/>
          <w:sz w:val="22"/>
          <w:szCs w:val="22"/>
        </w:rPr>
        <w:t xml:space="preserve"> the left hemisphere. </w:t>
      </w:r>
      <w:r>
        <w:rPr>
          <w:b/>
          <w:bCs/>
          <w:color w:val="000000"/>
          <w:sz w:val="22"/>
          <w:szCs w:val="22"/>
        </w:rPr>
        <w:t>d,</w:t>
      </w:r>
      <w:r>
        <w:rPr>
          <w:color w:val="000000"/>
          <w:sz w:val="22"/>
          <w:szCs w:val="22"/>
        </w:rPr>
        <w:t xml:space="preserve"> Distribution of predicted ITEs</w:t>
      </w:r>
      <w:r w:rsidR="005C4BC0">
        <w:rPr>
          <w:color w:val="000000"/>
          <w:sz w:val="22"/>
          <w:szCs w:val="22"/>
        </w:rPr>
        <w:t xml:space="preserve"> (</w:t>
      </w:r>
      <w:r w:rsidR="005C4BC0">
        <w:rPr>
          <w:sz w:val="22"/>
          <w:szCs w:val="22"/>
        </w:rPr>
        <w:t>individualized treatment effects)</w:t>
      </w:r>
      <w:r>
        <w:rPr>
          <w:color w:val="000000"/>
          <w:sz w:val="22"/>
          <w:szCs w:val="22"/>
        </w:rPr>
        <w:t xml:space="preserve">. </w:t>
      </w:r>
      <w:r>
        <w:rPr>
          <w:b/>
          <w:bCs/>
          <w:color w:val="000000"/>
          <w:sz w:val="22"/>
          <w:szCs w:val="22"/>
        </w:rPr>
        <w:t>e,</w:t>
      </w:r>
      <w:r>
        <w:rPr>
          <w:color w:val="000000"/>
          <w:sz w:val="22"/>
          <w:szCs w:val="22"/>
        </w:rPr>
        <w:t xml:space="preserve"> GATE </w:t>
      </w:r>
      <w:r w:rsidR="00F50F4D">
        <w:rPr>
          <w:color w:val="000000"/>
          <w:sz w:val="22"/>
          <w:szCs w:val="22"/>
        </w:rPr>
        <w:t>(</w:t>
      </w:r>
      <w:r w:rsidR="00F50F4D" w:rsidRPr="00F50F4D">
        <w:rPr>
          <w:color w:val="000000"/>
          <w:sz w:val="22"/>
          <w:szCs w:val="22"/>
        </w:rPr>
        <w:t>Group</w:t>
      </w:r>
      <w:r w:rsidR="00415FF0">
        <w:rPr>
          <w:color w:val="000000"/>
          <w:sz w:val="22"/>
          <w:szCs w:val="22"/>
        </w:rPr>
        <w:t>-level</w:t>
      </w:r>
      <w:r w:rsidR="00F50F4D" w:rsidRPr="00F50F4D">
        <w:rPr>
          <w:color w:val="000000"/>
          <w:sz w:val="22"/>
          <w:szCs w:val="22"/>
        </w:rPr>
        <w:t xml:space="preserve"> Average Treatment Effect</w:t>
      </w:r>
      <w:r w:rsidR="00F50F4D">
        <w:rPr>
          <w:color w:val="000000"/>
          <w:sz w:val="22"/>
          <w:szCs w:val="22"/>
        </w:rPr>
        <w:t xml:space="preserve">) </w:t>
      </w:r>
      <w:r>
        <w:rPr>
          <w:color w:val="000000"/>
          <w:sz w:val="22"/>
          <w:szCs w:val="22"/>
        </w:rPr>
        <w:t xml:space="preserve">results. </w:t>
      </w:r>
      <w:r w:rsidR="00AB29A6">
        <w:rPr>
          <w:color w:val="000000"/>
          <w:sz w:val="22"/>
          <w:szCs w:val="22"/>
        </w:rPr>
        <w:t xml:space="preserve">GATE </w:t>
      </w:r>
      <w:r>
        <w:rPr>
          <w:color w:val="000000"/>
          <w:sz w:val="22"/>
          <w:szCs w:val="22"/>
        </w:rPr>
        <w:t xml:space="preserve">estimates and pairwise comparisons using two-sided post-hoc </w:t>
      </w:r>
      <w:r>
        <w:rPr>
          <w:i/>
          <w:iCs/>
          <w:color w:val="000000"/>
          <w:sz w:val="22"/>
          <w:szCs w:val="22"/>
        </w:rPr>
        <w:t>t</w:t>
      </w:r>
      <w:r>
        <w:rPr>
          <w:color w:val="000000"/>
          <w:sz w:val="22"/>
          <w:szCs w:val="22"/>
        </w:rPr>
        <w:t xml:space="preserve">-tests. </w:t>
      </w:r>
      <w:r>
        <w:rPr>
          <w:b/>
          <w:bCs/>
          <w:color w:val="000000"/>
          <w:sz w:val="22"/>
          <w:szCs w:val="22"/>
        </w:rPr>
        <w:t>f</w:t>
      </w:r>
      <w:r>
        <w:rPr>
          <w:color w:val="000000"/>
          <w:sz w:val="22"/>
          <w:szCs w:val="22"/>
        </w:rPr>
        <w:t xml:space="preserve">, Group comparisons of </w:t>
      </w:r>
      <w:r w:rsidR="00EB38DB">
        <w:rPr>
          <w:color w:val="000000"/>
          <w:sz w:val="22"/>
          <w:szCs w:val="22"/>
        </w:rPr>
        <w:t>eight key moderators</w:t>
      </w:r>
      <w:r>
        <w:rPr>
          <w:color w:val="000000"/>
          <w:sz w:val="22"/>
          <w:szCs w:val="22"/>
        </w:rPr>
        <w:t xml:space="preserve">. Blue variables indicate resilience factors (significantly lower in higher ITE groups), and red variables indicate vulnerability factors (significantly higher). Statistical differences were examined by one-way ANOVA. </w:t>
      </w:r>
      <w:r>
        <w:rPr>
          <w:b/>
          <w:bCs/>
          <w:color w:val="000000"/>
          <w:sz w:val="22"/>
          <w:szCs w:val="22"/>
        </w:rPr>
        <w:t>g,</w:t>
      </w:r>
      <w:r>
        <w:rPr>
          <w:color w:val="000000"/>
          <w:sz w:val="22"/>
          <w:szCs w:val="22"/>
        </w:rPr>
        <w:t xml:space="preserve"> Partial dependence simulations for the </w:t>
      </w:r>
      <w:r w:rsidR="00EB38DB">
        <w:rPr>
          <w:color w:val="000000"/>
          <w:sz w:val="22"/>
          <w:szCs w:val="22"/>
        </w:rPr>
        <w:t>eight</w:t>
      </w:r>
      <w:r>
        <w:rPr>
          <w:color w:val="000000"/>
          <w:sz w:val="22"/>
          <w:szCs w:val="22"/>
        </w:rPr>
        <w:t xml:space="preserve"> </w:t>
      </w:r>
      <w:r w:rsidR="00EB38DB">
        <w:rPr>
          <w:color w:val="000000"/>
          <w:sz w:val="22"/>
          <w:szCs w:val="22"/>
        </w:rPr>
        <w:t>key</w:t>
      </w:r>
      <w:r>
        <w:rPr>
          <w:color w:val="000000"/>
          <w:sz w:val="22"/>
          <w:szCs w:val="22"/>
        </w:rPr>
        <w:t xml:space="preserve"> </w:t>
      </w:r>
      <w:r w:rsidR="00EB38DB">
        <w:rPr>
          <w:color w:val="000000"/>
          <w:sz w:val="22"/>
          <w:szCs w:val="22"/>
        </w:rPr>
        <w:t>moderators</w:t>
      </w:r>
      <w:r>
        <w:rPr>
          <w:color w:val="000000"/>
          <w:sz w:val="22"/>
          <w:szCs w:val="22"/>
        </w:rPr>
        <w:t>. *</w:t>
      </w:r>
      <w:r>
        <w:rPr>
          <w:i/>
          <w:iCs/>
          <w:color w:val="000000"/>
          <w:sz w:val="22"/>
          <w:szCs w:val="22"/>
        </w:rPr>
        <w:t>P</w:t>
      </w:r>
      <w:r>
        <w:rPr>
          <w:color w:val="000000"/>
          <w:sz w:val="16"/>
          <w:szCs w:val="16"/>
        </w:rPr>
        <w:t>FDR</w:t>
      </w:r>
      <w:r>
        <w:rPr>
          <w:color w:val="000000"/>
          <w:sz w:val="22"/>
          <w:szCs w:val="22"/>
        </w:rPr>
        <w:t xml:space="preserve"> &lt; .05; **</w:t>
      </w:r>
      <w:r>
        <w:rPr>
          <w:i/>
          <w:iCs/>
          <w:color w:val="000000"/>
          <w:sz w:val="22"/>
          <w:szCs w:val="22"/>
        </w:rPr>
        <w:t>P</w:t>
      </w:r>
      <w:r>
        <w:rPr>
          <w:color w:val="000000"/>
          <w:sz w:val="16"/>
          <w:szCs w:val="16"/>
        </w:rPr>
        <w:t>FDR</w:t>
      </w:r>
      <w:r>
        <w:rPr>
          <w:color w:val="000000"/>
          <w:sz w:val="22"/>
          <w:szCs w:val="22"/>
        </w:rPr>
        <w:t xml:space="preserve"> &lt; .01; ***</w:t>
      </w:r>
      <w:r>
        <w:rPr>
          <w:i/>
          <w:iCs/>
          <w:color w:val="000000"/>
          <w:sz w:val="22"/>
          <w:szCs w:val="22"/>
        </w:rPr>
        <w:t>P</w:t>
      </w:r>
      <w:r>
        <w:rPr>
          <w:color w:val="000000"/>
          <w:sz w:val="16"/>
          <w:szCs w:val="16"/>
        </w:rPr>
        <w:t>FDR</w:t>
      </w:r>
      <w:r>
        <w:rPr>
          <w:color w:val="000000"/>
          <w:sz w:val="22"/>
          <w:szCs w:val="22"/>
        </w:rPr>
        <w:t xml:space="preserve"> &lt; .001.</w:t>
      </w:r>
    </w:p>
    <w:sectPr w:rsidR="00042F42" w:rsidSect="00CB6001">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720" w:footer="720" w:gutter="0"/>
      <w:lnNumType w:countBy="1" w:restart="continuou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60E04" w14:textId="77777777" w:rsidR="00F42B1F" w:rsidRDefault="00F42B1F" w:rsidP="00E102C3">
      <w:r>
        <w:separator/>
      </w:r>
    </w:p>
    <w:p w14:paraId="08E47C55" w14:textId="77777777" w:rsidR="00F42B1F" w:rsidRDefault="00F42B1F" w:rsidP="00E102C3"/>
  </w:endnote>
  <w:endnote w:type="continuationSeparator" w:id="0">
    <w:p w14:paraId="6B0028AC" w14:textId="77777777" w:rsidR="00F42B1F" w:rsidRDefault="00F42B1F" w:rsidP="00E102C3">
      <w:r>
        <w:continuationSeparator/>
      </w:r>
    </w:p>
    <w:p w14:paraId="00254EFE" w14:textId="77777777" w:rsidR="00F42B1F" w:rsidRDefault="00F42B1F" w:rsidP="00E102C3"/>
  </w:endnote>
  <w:endnote w:type="continuationNotice" w:id="1">
    <w:p w14:paraId="5CA3CC7F" w14:textId="77777777" w:rsidR="00F42B1F" w:rsidRDefault="00F42B1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Optima">
    <w:panose1 w:val="02000503060000020004"/>
    <w:charset w:val="00"/>
    <w:family w:val="auto"/>
    <w:pitch w:val="variable"/>
    <w:sig w:usb0="80000067"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MU Serif Roman">
    <w:altName w:val="Mongolian Baiti"/>
    <w:panose1 w:val="020B0604020202020204"/>
    <w:charset w:val="00"/>
    <w:family w:val="auto"/>
    <w:pitch w:val="variable"/>
    <w:sig w:usb0="E10002FF" w:usb1="5201E9EB" w:usb2="02020004" w:usb3="00000000" w:csb0="0000019F" w:csb1="00000000"/>
  </w:font>
  <w:font w:name="NanumMyeongjo">
    <w:panose1 w:val="02020603020101020101"/>
    <w:charset w:val="81"/>
    <w:family w:val="auto"/>
    <w:pitch w:val="variable"/>
    <w:sig w:usb0="800002A7" w:usb1="09D7FCFB" w:usb2="00000010" w:usb3="00000000" w:csb0="00280001" w:csb1="00000000"/>
  </w:font>
  <w:font w:name="Century Schoolbook">
    <w:panose1 w:val="02040604050505020304"/>
    <w:charset w:val="00"/>
    <w:family w:val="roman"/>
    <w:pitch w:val="variable"/>
    <w:sig w:usb0="00000287" w:usb1="00000000" w:usb2="00000000" w:usb3="00000000" w:csb0="0000009F" w:csb1="00000000"/>
  </w:font>
  <w:font w:name="Gulim">
    <w:altName w:val="굴림"/>
    <w:panose1 w:val="020B0600000101010101"/>
    <w:charset w:val="81"/>
    <w:family w:val="swiss"/>
    <w:pitch w:val="variable"/>
    <w:sig w:usb0="B00002AF" w:usb1="69D77CFB" w:usb2="00000030" w:usb3="00000000" w:csb0="0008009F"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2FF" w:usb1="420024FF"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17088018"/>
      <w:docPartObj>
        <w:docPartGallery w:val="Page Numbers (Bottom of Page)"/>
        <w:docPartUnique/>
      </w:docPartObj>
    </w:sdtPr>
    <w:sdtContent>
      <w:p w14:paraId="2FD23986" w14:textId="1EAC0CB8" w:rsidR="00E00437" w:rsidRDefault="00E00437" w:rsidP="008904A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F4CBE47" w14:textId="77777777" w:rsidR="00E00437" w:rsidRDefault="00E004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C71FE" w14:textId="57C30279" w:rsidR="00E00437" w:rsidRDefault="00E00437" w:rsidP="008904AF">
    <w:pPr>
      <w:pStyle w:val="Footer"/>
      <w:framePr w:wrap="none" w:vAnchor="text" w:hAnchor="margin" w:xAlign="center" w:y="1"/>
      <w:rPr>
        <w:rStyle w:val="PageNumber"/>
      </w:rPr>
    </w:pPr>
  </w:p>
  <w:p w14:paraId="006A0E75" w14:textId="491A44A4" w:rsidR="00651DBC" w:rsidRPr="00651DBC" w:rsidRDefault="00651DBC" w:rsidP="00651DBC">
    <w:pPr>
      <w:pStyle w:val="Footer"/>
      <w:spacing w:line="276" w:lineRule="auto"/>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617D556" w14:paraId="60C8880D" w14:textId="77777777" w:rsidTr="7617D556">
      <w:trPr>
        <w:trHeight w:val="300"/>
      </w:trPr>
      <w:tc>
        <w:tcPr>
          <w:tcW w:w="3120" w:type="dxa"/>
        </w:tcPr>
        <w:p w14:paraId="6B7FF224" w14:textId="0BDBBB01" w:rsidR="7617D556" w:rsidRDefault="7617D556" w:rsidP="7617D556">
          <w:pPr>
            <w:pStyle w:val="Header"/>
            <w:ind w:left="-115"/>
          </w:pPr>
        </w:p>
      </w:tc>
      <w:tc>
        <w:tcPr>
          <w:tcW w:w="3120" w:type="dxa"/>
        </w:tcPr>
        <w:p w14:paraId="0C3B7E0B" w14:textId="7F304DE5" w:rsidR="7617D556" w:rsidRDefault="7617D556" w:rsidP="7617D556">
          <w:pPr>
            <w:pStyle w:val="Header"/>
            <w:jc w:val="center"/>
          </w:pPr>
        </w:p>
      </w:tc>
      <w:tc>
        <w:tcPr>
          <w:tcW w:w="3120" w:type="dxa"/>
        </w:tcPr>
        <w:p w14:paraId="65CC063C" w14:textId="0F4806DD" w:rsidR="7617D556" w:rsidRDefault="7617D556" w:rsidP="7617D556">
          <w:pPr>
            <w:pStyle w:val="Header"/>
            <w:ind w:right="-115"/>
            <w:jc w:val="right"/>
          </w:pPr>
        </w:p>
      </w:tc>
    </w:tr>
  </w:tbl>
  <w:p w14:paraId="1D74789B" w14:textId="5C37083E" w:rsidR="7617D556" w:rsidRDefault="7617D556" w:rsidP="7617D5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336CF" w14:textId="77777777" w:rsidR="00F42B1F" w:rsidRDefault="00F42B1F" w:rsidP="00E102C3">
      <w:r>
        <w:separator/>
      </w:r>
    </w:p>
    <w:p w14:paraId="596AB10A" w14:textId="77777777" w:rsidR="00F42B1F" w:rsidRDefault="00F42B1F" w:rsidP="00E102C3"/>
  </w:footnote>
  <w:footnote w:type="continuationSeparator" w:id="0">
    <w:p w14:paraId="181D0BB8" w14:textId="77777777" w:rsidR="00F42B1F" w:rsidRDefault="00F42B1F" w:rsidP="00E102C3">
      <w:r>
        <w:continuationSeparator/>
      </w:r>
    </w:p>
    <w:p w14:paraId="2D575368" w14:textId="77777777" w:rsidR="00F42B1F" w:rsidRDefault="00F42B1F" w:rsidP="00E102C3"/>
  </w:footnote>
  <w:footnote w:type="continuationNotice" w:id="1">
    <w:p w14:paraId="2B6B47B4" w14:textId="77777777" w:rsidR="00F42B1F" w:rsidRDefault="00F42B1F"/>
  </w:footnote>
  <w:footnote w:id="2">
    <w:p w14:paraId="74E243B4" w14:textId="679765B3" w:rsidR="00865C19" w:rsidRPr="004107E9" w:rsidRDefault="00865C19" w:rsidP="004107E9">
      <w:pPr>
        <w:pStyle w:val="FootnoteText"/>
        <w:spacing w:line="276" w:lineRule="auto"/>
        <w:rPr>
          <w:sz w:val="18"/>
          <w:szCs w:val="18"/>
        </w:rPr>
      </w:pPr>
      <w:r w:rsidRPr="004107E9">
        <w:rPr>
          <w:rStyle w:val="FootnoteReference"/>
          <w:sz w:val="18"/>
          <w:szCs w:val="18"/>
        </w:rPr>
        <w:footnoteRef/>
      </w:r>
      <w:r w:rsidRPr="004107E9">
        <w:rPr>
          <w:sz w:val="18"/>
          <w:szCs w:val="18"/>
        </w:rPr>
        <w:t xml:space="preserve"> </w:t>
      </w:r>
      <w:r w:rsidR="00E73E15" w:rsidRPr="00E73E15">
        <w:rPr>
          <w:sz w:val="18"/>
          <w:szCs w:val="18"/>
        </w:rPr>
        <w:t>In GRF, the covariate set consists of variables that act as confounders affecting both the cause and the outcome, while also serving as potential candidates for moderating the treatment effect. GRF performs leaf splits using covariates that maximize differences in treatment effects across leaves, thereby learning to both control for these variables and identify key moderators. In this paper, all such variables will be collectively referred to as “covariates” during the model fitting process. Subsequently, in the moderator identification stage based on variable importance, only t</w:t>
      </w:r>
      <w:r w:rsidR="00E73E15">
        <w:rPr>
          <w:sz w:val="18"/>
          <w:szCs w:val="18"/>
        </w:rPr>
        <w:t xml:space="preserve">he key </w:t>
      </w:r>
      <w:r w:rsidR="00E73E15" w:rsidRPr="00E73E15">
        <w:rPr>
          <w:sz w:val="18"/>
          <w:szCs w:val="18"/>
        </w:rPr>
        <w:t>variables will be post hoc labeled as “moderators.”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64168656"/>
      <w:docPartObj>
        <w:docPartGallery w:val="Page Numbers (Top of Page)"/>
        <w:docPartUnique/>
      </w:docPartObj>
    </w:sdtPr>
    <w:sdtContent>
      <w:p w14:paraId="586263F1" w14:textId="60B3CA3B" w:rsidR="00177679" w:rsidRDefault="00177679" w:rsidP="0024530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6E1055">
          <w:rPr>
            <w:rStyle w:val="PageNumber"/>
            <w:noProof/>
          </w:rPr>
          <w:t>21</w:t>
        </w:r>
        <w:r>
          <w:rPr>
            <w:rStyle w:val="PageNumber"/>
          </w:rPr>
          <w:fldChar w:fldCharType="end"/>
        </w:r>
      </w:p>
    </w:sdtContent>
  </w:sdt>
  <w:p w14:paraId="3EA7CD28" w14:textId="77777777" w:rsidR="00177679" w:rsidRDefault="00177679" w:rsidP="0017767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31346218"/>
      <w:docPartObj>
        <w:docPartGallery w:val="Page Numbers (Top of Page)"/>
        <w:docPartUnique/>
      </w:docPartObj>
    </w:sdtPr>
    <w:sdtContent>
      <w:p w14:paraId="0A99602D" w14:textId="4C462A10" w:rsidR="00177679" w:rsidRPr="00177679" w:rsidRDefault="00177679" w:rsidP="0024530C">
        <w:pPr>
          <w:pStyle w:val="Header"/>
          <w:framePr w:wrap="none" w:vAnchor="text" w:hAnchor="margin" w:xAlign="right" w:y="1"/>
          <w:rPr>
            <w:rStyle w:val="PageNumber"/>
          </w:rPr>
        </w:pPr>
        <w:r w:rsidRPr="00177679">
          <w:rPr>
            <w:rStyle w:val="PageNumber"/>
          </w:rPr>
          <w:fldChar w:fldCharType="begin"/>
        </w:r>
        <w:r w:rsidRPr="00177679">
          <w:rPr>
            <w:rStyle w:val="PageNumber"/>
          </w:rPr>
          <w:instrText xml:space="preserve"> PAGE </w:instrText>
        </w:r>
        <w:r w:rsidRPr="00177679">
          <w:rPr>
            <w:rStyle w:val="PageNumber"/>
          </w:rPr>
          <w:fldChar w:fldCharType="separate"/>
        </w:r>
        <w:r w:rsidRPr="00177679">
          <w:rPr>
            <w:rStyle w:val="PageNumber"/>
            <w:noProof/>
          </w:rPr>
          <w:t>12</w:t>
        </w:r>
        <w:r w:rsidRPr="00177679">
          <w:rPr>
            <w:rStyle w:val="PageNumber"/>
          </w:rPr>
          <w:fldChar w:fldCharType="end"/>
        </w:r>
      </w:p>
    </w:sdtContent>
  </w:sdt>
  <w:sdt>
    <w:sdtPr>
      <w:rPr>
        <w:rFonts w:cs="Calibri"/>
        <w:b/>
        <w:bCs/>
        <w:color w:val="AEAAAA" w:themeColor="background2" w:themeShade="BF"/>
        <w:sz w:val="18"/>
        <w:szCs w:val="18"/>
      </w:rPr>
      <w:id w:val="824625240"/>
      <w:docPartObj>
        <w:docPartGallery w:val="Page Numbers (Top of Page)"/>
        <w:docPartUnique/>
      </w:docPartObj>
    </w:sdtPr>
    <w:sdtEndPr>
      <w:rPr>
        <w:noProof/>
      </w:rPr>
    </w:sdtEndPr>
    <w:sdtContent>
      <w:p w14:paraId="4676793A" w14:textId="5E08BAFF" w:rsidR="00EC63D6" w:rsidRPr="00340EEA" w:rsidRDefault="00017086" w:rsidP="00177679">
        <w:pPr>
          <w:pStyle w:val="Header"/>
          <w:ind w:right="360"/>
          <w:rPr>
            <w:rFonts w:cs="Calibri"/>
            <w:b/>
            <w:bCs/>
            <w:color w:val="AEAAAA" w:themeColor="background2" w:themeShade="BF"/>
            <w:sz w:val="18"/>
            <w:szCs w:val="18"/>
          </w:rPr>
        </w:pPr>
        <w:r>
          <w:rPr>
            <w:color w:val="AEAAAA" w:themeColor="background2" w:themeShade="BF"/>
          </w:rPr>
          <w:t>GRF</w:t>
        </w:r>
        <w:r w:rsidR="00987B0A">
          <w:rPr>
            <w:color w:val="AEAAAA" w:themeColor="background2" w:themeShade="BF"/>
          </w:rPr>
          <w:t xml:space="preserve"> Guideline</w:t>
        </w:r>
        <w:r>
          <w:rPr>
            <w:color w:val="AEAAAA" w:themeColor="background2" w:themeShade="BF"/>
          </w:rPr>
          <w:t xml:space="preserve"> for</w:t>
        </w:r>
        <w:r w:rsidR="009225C8">
          <w:rPr>
            <w:color w:val="AEAAAA" w:themeColor="background2" w:themeShade="BF"/>
          </w:rPr>
          <w:t xml:space="preserve"> studying individual differences</w:t>
        </w:r>
        <w:r w:rsidR="00EC63D6" w:rsidRPr="00340EEA">
          <w:rPr>
            <w:rFonts w:cs="Calibri"/>
            <w:b/>
            <w:bCs/>
            <w:color w:val="AEAAAA" w:themeColor="background2" w:themeShade="BF"/>
            <w:sz w:val="18"/>
            <w:szCs w:val="18"/>
          </w:rPr>
          <w:tab/>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617D556" w14:paraId="7988CA14" w14:textId="77777777" w:rsidTr="7617D556">
      <w:trPr>
        <w:trHeight w:val="300"/>
      </w:trPr>
      <w:tc>
        <w:tcPr>
          <w:tcW w:w="3120" w:type="dxa"/>
        </w:tcPr>
        <w:p w14:paraId="236AD9F6" w14:textId="71CF0356" w:rsidR="7617D556" w:rsidRDefault="7617D556" w:rsidP="7617D556">
          <w:pPr>
            <w:pStyle w:val="Header"/>
            <w:ind w:left="-115"/>
          </w:pPr>
        </w:p>
      </w:tc>
      <w:tc>
        <w:tcPr>
          <w:tcW w:w="3120" w:type="dxa"/>
        </w:tcPr>
        <w:p w14:paraId="62D72159" w14:textId="3F29D7C5" w:rsidR="7617D556" w:rsidRDefault="7617D556" w:rsidP="7617D556">
          <w:pPr>
            <w:pStyle w:val="Header"/>
            <w:jc w:val="center"/>
          </w:pPr>
        </w:p>
      </w:tc>
      <w:tc>
        <w:tcPr>
          <w:tcW w:w="3120" w:type="dxa"/>
        </w:tcPr>
        <w:p w14:paraId="2636A650" w14:textId="6C3A02E9" w:rsidR="7617D556" w:rsidRDefault="7617D556" w:rsidP="7617D556">
          <w:pPr>
            <w:pStyle w:val="Header"/>
            <w:ind w:right="-115"/>
            <w:jc w:val="right"/>
          </w:pPr>
        </w:p>
      </w:tc>
    </w:tr>
  </w:tbl>
  <w:p w14:paraId="70CABB35" w14:textId="7C561D15" w:rsidR="7617D556" w:rsidRDefault="7617D556" w:rsidP="7617D5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F3F35E2"/>
    <w:multiLevelType w:val="hybridMultilevel"/>
    <w:tmpl w:val="C8AE67B8"/>
    <w:lvl w:ilvl="0" w:tplc="57364956">
      <w:start w:val="14"/>
      <w:numFmt w:val="lowerLetter"/>
      <w:lvlText w:val="%1"/>
      <w:lvlJc w:val="left"/>
      <w:pPr>
        <w:ind w:left="1800" w:hanging="360"/>
      </w:pPr>
    </w:lvl>
    <w:lvl w:ilvl="1" w:tplc="EE9EE36C">
      <w:start w:val="1"/>
      <w:numFmt w:val="lowerLetter"/>
      <w:lvlText w:val="%2."/>
      <w:lvlJc w:val="left"/>
      <w:pPr>
        <w:ind w:left="2520" w:hanging="360"/>
      </w:pPr>
    </w:lvl>
    <w:lvl w:ilvl="2" w:tplc="4860EDF0">
      <w:start w:val="1"/>
      <w:numFmt w:val="lowerRoman"/>
      <w:lvlText w:val="%3."/>
      <w:lvlJc w:val="right"/>
      <w:pPr>
        <w:ind w:left="3240" w:hanging="180"/>
      </w:pPr>
    </w:lvl>
    <w:lvl w:ilvl="3" w:tplc="97CAC3E8">
      <w:start w:val="1"/>
      <w:numFmt w:val="decimal"/>
      <w:lvlText w:val="%4."/>
      <w:lvlJc w:val="left"/>
      <w:pPr>
        <w:ind w:left="3960" w:hanging="360"/>
      </w:pPr>
    </w:lvl>
    <w:lvl w:ilvl="4" w:tplc="19BED30E">
      <w:start w:val="1"/>
      <w:numFmt w:val="lowerLetter"/>
      <w:lvlText w:val="%5."/>
      <w:lvlJc w:val="left"/>
      <w:pPr>
        <w:ind w:left="4680" w:hanging="360"/>
      </w:pPr>
    </w:lvl>
    <w:lvl w:ilvl="5" w:tplc="54CEB458">
      <w:start w:val="1"/>
      <w:numFmt w:val="lowerRoman"/>
      <w:lvlText w:val="%6."/>
      <w:lvlJc w:val="right"/>
      <w:pPr>
        <w:ind w:left="5400" w:hanging="180"/>
      </w:pPr>
    </w:lvl>
    <w:lvl w:ilvl="6" w:tplc="3106100C">
      <w:start w:val="1"/>
      <w:numFmt w:val="decimal"/>
      <w:lvlText w:val="%7."/>
      <w:lvlJc w:val="left"/>
      <w:pPr>
        <w:ind w:left="6120" w:hanging="360"/>
      </w:pPr>
    </w:lvl>
    <w:lvl w:ilvl="7" w:tplc="E1C2829E">
      <w:start w:val="1"/>
      <w:numFmt w:val="lowerLetter"/>
      <w:lvlText w:val="%8."/>
      <w:lvlJc w:val="left"/>
      <w:pPr>
        <w:ind w:left="6840" w:hanging="360"/>
      </w:pPr>
    </w:lvl>
    <w:lvl w:ilvl="8" w:tplc="516023FC">
      <w:start w:val="1"/>
      <w:numFmt w:val="lowerRoman"/>
      <w:lvlText w:val="%9."/>
      <w:lvlJc w:val="right"/>
      <w:pPr>
        <w:ind w:left="7560" w:hanging="180"/>
      </w:pPr>
    </w:lvl>
  </w:abstractNum>
  <w:abstractNum w:abstractNumId="4" w15:restartNumberingAfterBreak="0">
    <w:nsid w:val="12D8A845"/>
    <w:multiLevelType w:val="hybridMultilevel"/>
    <w:tmpl w:val="8542ACD0"/>
    <w:lvl w:ilvl="0" w:tplc="2E50FE2E">
      <w:start w:val="14"/>
      <w:numFmt w:val="lowerLetter"/>
      <w:lvlText w:val="%1"/>
      <w:lvlJc w:val="left"/>
      <w:pPr>
        <w:ind w:left="1800" w:hanging="360"/>
      </w:pPr>
    </w:lvl>
    <w:lvl w:ilvl="1" w:tplc="C5B8B35A">
      <w:start w:val="1"/>
      <w:numFmt w:val="lowerLetter"/>
      <w:lvlText w:val="%2."/>
      <w:lvlJc w:val="left"/>
      <w:pPr>
        <w:ind w:left="2520" w:hanging="360"/>
      </w:pPr>
    </w:lvl>
    <w:lvl w:ilvl="2" w:tplc="08223B12">
      <w:start w:val="1"/>
      <w:numFmt w:val="lowerRoman"/>
      <w:lvlText w:val="%3."/>
      <w:lvlJc w:val="right"/>
      <w:pPr>
        <w:ind w:left="3240" w:hanging="180"/>
      </w:pPr>
    </w:lvl>
    <w:lvl w:ilvl="3" w:tplc="AA68D5D0">
      <w:start w:val="1"/>
      <w:numFmt w:val="decimal"/>
      <w:lvlText w:val="%4."/>
      <w:lvlJc w:val="left"/>
      <w:pPr>
        <w:ind w:left="3960" w:hanging="360"/>
      </w:pPr>
    </w:lvl>
    <w:lvl w:ilvl="4" w:tplc="4330E392">
      <w:start w:val="1"/>
      <w:numFmt w:val="lowerLetter"/>
      <w:lvlText w:val="%5."/>
      <w:lvlJc w:val="left"/>
      <w:pPr>
        <w:ind w:left="4680" w:hanging="360"/>
      </w:pPr>
    </w:lvl>
    <w:lvl w:ilvl="5" w:tplc="DF22B6F2">
      <w:start w:val="1"/>
      <w:numFmt w:val="lowerRoman"/>
      <w:lvlText w:val="%6."/>
      <w:lvlJc w:val="right"/>
      <w:pPr>
        <w:ind w:left="5400" w:hanging="180"/>
      </w:pPr>
    </w:lvl>
    <w:lvl w:ilvl="6" w:tplc="FC9A44EA">
      <w:start w:val="1"/>
      <w:numFmt w:val="decimal"/>
      <w:lvlText w:val="%7."/>
      <w:lvlJc w:val="left"/>
      <w:pPr>
        <w:ind w:left="6120" w:hanging="360"/>
      </w:pPr>
    </w:lvl>
    <w:lvl w:ilvl="7" w:tplc="42622F1A">
      <w:start w:val="1"/>
      <w:numFmt w:val="lowerLetter"/>
      <w:lvlText w:val="%8."/>
      <w:lvlJc w:val="left"/>
      <w:pPr>
        <w:ind w:left="6840" w:hanging="360"/>
      </w:pPr>
    </w:lvl>
    <w:lvl w:ilvl="8" w:tplc="473423A8">
      <w:start w:val="1"/>
      <w:numFmt w:val="lowerRoman"/>
      <w:lvlText w:val="%9."/>
      <w:lvlJc w:val="right"/>
      <w:pPr>
        <w:ind w:left="7560" w:hanging="180"/>
      </w:pPr>
    </w:lvl>
  </w:abstractNum>
  <w:abstractNum w:abstractNumId="5" w15:restartNumberingAfterBreak="0">
    <w:nsid w:val="13A9CDA5"/>
    <w:multiLevelType w:val="hybridMultilevel"/>
    <w:tmpl w:val="1B145702"/>
    <w:lvl w:ilvl="0" w:tplc="546C0A6C">
      <w:start w:val="14"/>
      <w:numFmt w:val="lowerLetter"/>
      <w:lvlText w:val="%1"/>
      <w:lvlJc w:val="left"/>
      <w:pPr>
        <w:ind w:left="1800" w:hanging="360"/>
      </w:pPr>
    </w:lvl>
    <w:lvl w:ilvl="1" w:tplc="2334F31E">
      <w:start w:val="1"/>
      <w:numFmt w:val="lowerLetter"/>
      <w:lvlText w:val="%2."/>
      <w:lvlJc w:val="left"/>
      <w:pPr>
        <w:ind w:left="2520" w:hanging="360"/>
      </w:pPr>
    </w:lvl>
    <w:lvl w:ilvl="2" w:tplc="54CC6B7E">
      <w:start w:val="1"/>
      <w:numFmt w:val="lowerRoman"/>
      <w:lvlText w:val="%3."/>
      <w:lvlJc w:val="right"/>
      <w:pPr>
        <w:ind w:left="3240" w:hanging="180"/>
      </w:pPr>
    </w:lvl>
    <w:lvl w:ilvl="3" w:tplc="1CFA0886">
      <w:start w:val="1"/>
      <w:numFmt w:val="decimal"/>
      <w:lvlText w:val="%4."/>
      <w:lvlJc w:val="left"/>
      <w:pPr>
        <w:ind w:left="3960" w:hanging="360"/>
      </w:pPr>
    </w:lvl>
    <w:lvl w:ilvl="4" w:tplc="45068A54">
      <w:start w:val="1"/>
      <w:numFmt w:val="lowerLetter"/>
      <w:lvlText w:val="%5."/>
      <w:lvlJc w:val="left"/>
      <w:pPr>
        <w:ind w:left="4680" w:hanging="360"/>
      </w:pPr>
    </w:lvl>
    <w:lvl w:ilvl="5" w:tplc="5D8401A8">
      <w:start w:val="1"/>
      <w:numFmt w:val="lowerRoman"/>
      <w:lvlText w:val="%6."/>
      <w:lvlJc w:val="right"/>
      <w:pPr>
        <w:ind w:left="5400" w:hanging="180"/>
      </w:pPr>
    </w:lvl>
    <w:lvl w:ilvl="6" w:tplc="F3386970">
      <w:start w:val="1"/>
      <w:numFmt w:val="decimal"/>
      <w:lvlText w:val="%7."/>
      <w:lvlJc w:val="left"/>
      <w:pPr>
        <w:ind w:left="6120" w:hanging="360"/>
      </w:pPr>
    </w:lvl>
    <w:lvl w:ilvl="7" w:tplc="68781D26">
      <w:start w:val="1"/>
      <w:numFmt w:val="lowerLetter"/>
      <w:lvlText w:val="%8."/>
      <w:lvlJc w:val="left"/>
      <w:pPr>
        <w:ind w:left="6840" w:hanging="360"/>
      </w:pPr>
    </w:lvl>
    <w:lvl w:ilvl="8" w:tplc="B16056CE">
      <w:start w:val="1"/>
      <w:numFmt w:val="lowerRoman"/>
      <w:lvlText w:val="%9."/>
      <w:lvlJc w:val="right"/>
      <w:pPr>
        <w:ind w:left="7560" w:hanging="180"/>
      </w:pPr>
    </w:lvl>
  </w:abstractNum>
  <w:abstractNum w:abstractNumId="6" w15:restartNumberingAfterBreak="0">
    <w:nsid w:val="230F3B3A"/>
    <w:multiLevelType w:val="hybridMultilevel"/>
    <w:tmpl w:val="017EA496"/>
    <w:lvl w:ilvl="0" w:tplc="04090001">
      <w:start w:val="1"/>
      <w:numFmt w:val="bullet"/>
      <w:lvlText w:val=""/>
      <w:lvlJc w:val="left"/>
      <w:pPr>
        <w:ind w:left="1160" w:hanging="440"/>
      </w:pPr>
      <w:rPr>
        <w:rFonts w:ascii="Wingdings" w:hAnsi="Wingdings" w:hint="default"/>
      </w:rPr>
    </w:lvl>
    <w:lvl w:ilvl="1" w:tplc="FFFFFFFF" w:tentative="1">
      <w:start w:val="1"/>
      <w:numFmt w:val="bullet"/>
      <w:lvlText w:val=""/>
      <w:lvlJc w:val="left"/>
      <w:pPr>
        <w:ind w:left="1600" w:hanging="440"/>
      </w:pPr>
      <w:rPr>
        <w:rFonts w:ascii="Wingdings" w:hAnsi="Wingdings" w:hint="default"/>
      </w:rPr>
    </w:lvl>
    <w:lvl w:ilvl="2" w:tplc="FFFFFFFF" w:tentative="1">
      <w:start w:val="1"/>
      <w:numFmt w:val="bullet"/>
      <w:lvlText w:val=""/>
      <w:lvlJc w:val="left"/>
      <w:pPr>
        <w:ind w:left="2040" w:hanging="440"/>
      </w:pPr>
      <w:rPr>
        <w:rFonts w:ascii="Wingdings" w:hAnsi="Wingdings" w:hint="default"/>
      </w:rPr>
    </w:lvl>
    <w:lvl w:ilvl="3" w:tplc="FFFFFFFF" w:tentative="1">
      <w:start w:val="1"/>
      <w:numFmt w:val="bullet"/>
      <w:lvlText w:val=""/>
      <w:lvlJc w:val="left"/>
      <w:pPr>
        <w:ind w:left="2480" w:hanging="440"/>
      </w:pPr>
      <w:rPr>
        <w:rFonts w:ascii="Wingdings" w:hAnsi="Wingdings" w:hint="default"/>
      </w:rPr>
    </w:lvl>
    <w:lvl w:ilvl="4" w:tplc="FFFFFFFF" w:tentative="1">
      <w:start w:val="1"/>
      <w:numFmt w:val="bullet"/>
      <w:lvlText w:val=""/>
      <w:lvlJc w:val="left"/>
      <w:pPr>
        <w:ind w:left="2920" w:hanging="440"/>
      </w:pPr>
      <w:rPr>
        <w:rFonts w:ascii="Wingdings" w:hAnsi="Wingdings" w:hint="default"/>
      </w:rPr>
    </w:lvl>
    <w:lvl w:ilvl="5" w:tplc="FFFFFFFF" w:tentative="1">
      <w:start w:val="1"/>
      <w:numFmt w:val="bullet"/>
      <w:lvlText w:val=""/>
      <w:lvlJc w:val="left"/>
      <w:pPr>
        <w:ind w:left="3360" w:hanging="440"/>
      </w:pPr>
      <w:rPr>
        <w:rFonts w:ascii="Wingdings" w:hAnsi="Wingdings" w:hint="default"/>
      </w:rPr>
    </w:lvl>
    <w:lvl w:ilvl="6" w:tplc="FFFFFFFF" w:tentative="1">
      <w:start w:val="1"/>
      <w:numFmt w:val="bullet"/>
      <w:lvlText w:val=""/>
      <w:lvlJc w:val="left"/>
      <w:pPr>
        <w:ind w:left="3800" w:hanging="440"/>
      </w:pPr>
      <w:rPr>
        <w:rFonts w:ascii="Wingdings" w:hAnsi="Wingdings" w:hint="default"/>
      </w:rPr>
    </w:lvl>
    <w:lvl w:ilvl="7" w:tplc="FFFFFFFF" w:tentative="1">
      <w:start w:val="1"/>
      <w:numFmt w:val="bullet"/>
      <w:lvlText w:val=""/>
      <w:lvlJc w:val="left"/>
      <w:pPr>
        <w:ind w:left="4240" w:hanging="440"/>
      </w:pPr>
      <w:rPr>
        <w:rFonts w:ascii="Wingdings" w:hAnsi="Wingdings" w:hint="default"/>
      </w:rPr>
    </w:lvl>
    <w:lvl w:ilvl="8" w:tplc="FFFFFFFF" w:tentative="1">
      <w:start w:val="1"/>
      <w:numFmt w:val="bullet"/>
      <w:lvlText w:val=""/>
      <w:lvlJc w:val="left"/>
      <w:pPr>
        <w:ind w:left="4680" w:hanging="440"/>
      </w:pPr>
      <w:rPr>
        <w:rFonts w:ascii="Wingdings" w:hAnsi="Wingdings" w:hint="default"/>
      </w:rPr>
    </w:lvl>
  </w:abstractNum>
  <w:abstractNum w:abstractNumId="7" w15:restartNumberingAfterBreak="0">
    <w:nsid w:val="26BC23CF"/>
    <w:multiLevelType w:val="multilevel"/>
    <w:tmpl w:val="9384A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EF8B40"/>
    <w:multiLevelType w:val="hybridMultilevel"/>
    <w:tmpl w:val="6E8C7EE2"/>
    <w:lvl w:ilvl="0" w:tplc="46A6CD0C">
      <w:start w:val="14"/>
      <w:numFmt w:val="lowerLetter"/>
      <w:lvlText w:val="%1"/>
      <w:lvlJc w:val="left"/>
      <w:pPr>
        <w:ind w:left="1800" w:hanging="360"/>
      </w:pPr>
    </w:lvl>
    <w:lvl w:ilvl="1" w:tplc="FCEECE0E">
      <w:start w:val="1"/>
      <w:numFmt w:val="lowerLetter"/>
      <w:lvlText w:val="%2."/>
      <w:lvlJc w:val="left"/>
      <w:pPr>
        <w:ind w:left="2520" w:hanging="360"/>
      </w:pPr>
    </w:lvl>
    <w:lvl w:ilvl="2" w:tplc="832E1F5A">
      <w:start w:val="1"/>
      <w:numFmt w:val="lowerRoman"/>
      <w:lvlText w:val="%3."/>
      <w:lvlJc w:val="right"/>
      <w:pPr>
        <w:ind w:left="3240" w:hanging="180"/>
      </w:pPr>
    </w:lvl>
    <w:lvl w:ilvl="3" w:tplc="183E87D6">
      <w:start w:val="1"/>
      <w:numFmt w:val="decimal"/>
      <w:lvlText w:val="%4."/>
      <w:lvlJc w:val="left"/>
      <w:pPr>
        <w:ind w:left="3960" w:hanging="360"/>
      </w:pPr>
    </w:lvl>
    <w:lvl w:ilvl="4" w:tplc="BF9680EA">
      <w:start w:val="1"/>
      <w:numFmt w:val="lowerLetter"/>
      <w:lvlText w:val="%5."/>
      <w:lvlJc w:val="left"/>
      <w:pPr>
        <w:ind w:left="4680" w:hanging="360"/>
      </w:pPr>
    </w:lvl>
    <w:lvl w:ilvl="5" w:tplc="28E8A3C8">
      <w:start w:val="1"/>
      <w:numFmt w:val="lowerRoman"/>
      <w:lvlText w:val="%6."/>
      <w:lvlJc w:val="right"/>
      <w:pPr>
        <w:ind w:left="5400" w:hanging="180"/>
      </w:pPr>
    </w:lvl>
    <w:lvl w:ilvl="6" w:tplc="A72003FA">
      <w:start w:val="1"/>
      <w:numFmt w:val="decimal"/>
      <w:lvlText w:val="%7."/>
      <w:lvlJc w:val="left"/>
      <w:pPr>
        <w:ind w:left="6120" w:hanging="360"/>
      </w:pPr>
    </w:lvl>
    <w:lvl w:ilvl="7" w:tplc="106E9CFE">
      <w:start w:val="1"/>
      <w:numFmt w:val="lowerLetter"/>
      <w:lvlText w:val="%8."/>
      <w:lvlJc w:val="left"/>
      <w:pPr>
        <w:ind w:left="6840" w:hanging="360"/>
      </w:pPr>
    </w:lvl>
    <w:lvl w:ilvl="8" w:tplc="326CD2EC">
      <w:start w:val="1"/>
      <w:numFmt w:val="lowerRoman"/>
      <w:lvlText w:val="%9."/>
      <w:lvlJc w:val="right"/>
      <w:pPr>
        <w:ind w:left="7560" w:hanging="180"/>
      </w:pPr>
    </w:lvl>
  </w:abstractNum>
  <w:abstractNum w:abstractNumId="9" w15:restartNumberingAfterBreak="0">
    <w:nsid w:val="2CC9649D"/>
    <w:multiLevelType w:val="multilevel"/>
    <w:tmpl w:val="5712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E05CDC"/>
    <w:multiLevelType w:val="hybridMultilevel"/>
    <w:tmpl w:val="75ACDFFE"/>
    <w:lvl w:ilvl="0" w:tplc="E98ADEF8">
      <w:start w:val="1"/>
      <w:numFmt w:val="bullet"/>
      <w:lvlText w:val=""/>
      <w:lvlJc w:val="left"/>
      <w:pPr>
        <w:ind w:left="800" w:hanging="360"/>
      </w:pPr>
      <w:rPr>
        <w:rFonts w:ascii="Wingdings" w:eastAsia="Arial" w:hAnsi="Wingdings" w:cs="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1" w15:restartNumberingAfterBreak="0">
    <w:nsid w:val="3BA564A0"/>
    <w:multiLevelType w:val="multilevel"/>
    <w:tmpl w:val="244CF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694758"/>
    <w:multiLevelType w:val="multilevel"/>
    <w:tmpl w:val="9384A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20D5CC"/>
    <w:multiLevelType w:val="hybridMultilevel"/>
    <w:tmpl w:val="CC36DA8A"/>
    <w:lvl w:ilvl="0" w:tplc="949EE498">
      <w:start w:val="14"/>
      <w:numFmt w:val="lowerLetter"/>
      <w:lvlText w:val="%1"/>
      <w:lvlJc w:val="left"/>
      <w:pPr>
        <w:ind w:left="1800" w:hanging="360"/>
      </w:pPr>
    </w:lvl>
    <w:lvl w:ilvl="1" w:tplc="22D6B4B0">
      <w:start w:val="1"/>
      <w:numFmt w:val="lowerLetter"/>
      <w:lvlText w:val="%2."/>
      <w:lvlJc w:val="left"/>
      <w:pPr>
        <w:ind w:left="2520" w:hanging="360"/>
      </w:pPr>
    </w:lvl>
    <w:lvl w:ilvl="2" w:tplc="6F50EF90">
      <w:start w:val="1"/>
      <w:numFmt w:val="lowerRoman"/>
      <w:lvlText w:val="%3."/>
      <w:lvlJc w:val="right"/>
      <w:pPr>
        <w:ind w:left="3240" w:hanging="180"/>
      </w:pPr>
    </w:lvl>
    <w:lvl w:ilvl="3" w:tplc="0CBC07BA">
      <w:start w:val="1"/>
      <w:numFmt w:val="decimal"/>
      <w:lvlText w:val="%4."/>
      <w:lvlJc w:val="left"/>
      <w:pPr>
        <w:ind w:left="3960" w:hanging="360"/>
      </w:pPr>
    </w:lvl>
    <w:lvl w:ilvl="4" w:tplc="AAB8E698">
      <w:start w:val="1"/>
      <w:numFmt w:val="lowerLetter"/>
      <w:lvlText w:val="%5."/>
      <w:lvlJc w:val="left"/>
      <w:pPr>
        <w:ind w:left="4680" w:hanging="360"/>
      </w:pPr>
    </w:lvl>
    <w:lvl w:ilvl="5" w:tplc="01F08D9E">
      <w:start w:val="1"/>
      <w:numFmt w:val="lowerRoman"/>
      <w:lvlText w:val="%6."/>
      <w:lvlJc w:val="right"/>
      <w:pPr>
        <w:ind w:left="5400" w:hanging="180"/>
      </w:pPr>
    </w:lvl>
    <w:lvl w:ilvl="6" w:tplc="72E2C2E8">
      <w:start w:val="1"/>
      <w:numFmt w:val="decimal"/>
      <w:lvlText w:val="%7."/>
      <w:lvlJc w:val="left"/>
      <w:pPr>
        <w:ind w:left="6120" w:hanging="360"/>
      </w:pPr>
    </w:lvl>
    <w:lvl w:ilvl="7" w:tplc="B9F436D0">
      <w:start w:val="1"/>
      <w:numFmt w:val="lowerLetter"/>
      <w:lvlText w:val="%8."/>
      <w:lvlJc w:val="left"/>
      <w:pPr>
        <w:ind w:left="6840" w:hanging="360"/>
      </w:pPr>
    </w:lvl>
    <w:lvl w:ilvl="8" w:tplc="2988932A">
      <w:start w:val="1"/>
      <w:numFmt w:val="lowerRoman"/>
      <w:lvlText w:val="%9."/>
      <w:lvlJc w:val="right"/>
      <w:pPr>
        <w:ind w:left="7560" w:hanging="180"/>
      </w:pPr>
    </w:lvl>
  </w:abstractNum>
  <w:abstractNum w:abstractNumId="14" w15:restartNumberingAfterBreak="0">
    <w:nsid w:val="42F8796A"/>
    <w:multiLevelType w:val="hybridMultilevel"/>
    <w:tmpl w:val="7D4679CE"/>
    <w:lvl w:ilvl="0" w:tplc="04090003">
      <w:start w:val="1"/>
      <w:numFmt w:val="bullet"/>
      <w:lvlText w:val=""/>
      <w:lvlJc w:val="left"/>
      <w:pPr>
        <w:ind w:left="1160" w:hanging="440"/>
      </w:pPr>
      <w:rPr>
        <w:rFonts w:ascii="Wingdings" w:hAnsi="Wingdings" w:hint="default"/>
      </w:rPr>
    </w:lvl>
    <w:lvl w:ilvl="1" w:tplc="FFFFFFFF" w:tentative="1">
      <w:start w:val="1"/>
      <w:numFmt w:val="bullet"/>
      <w:lvlText w:val=""/>
      <w:lvlJc w:val="left"/>
      <w:pPr>
        <w:ind w:left="1600" w:hanging="440"/>
      </w:pPr>
      <w:rPr>
        <w:rFonts w:ascii="Wingdings" w:hAnsi="Wingdings" w:hint="default"/>
      </w:rPr>
    </w:lvl>
    <w:lvl w:ilvl="2" w:tplc="FFFFFFFF" w:tentative="1">
      <w:start w:val="1"/>
      <w:numFmt w:val="bullet"/>
      <w:lvlText w:val=""/>
      <w:lvlJc w:val="left"/>
      <w:pPr>
        <w:ind w:left="2040" w:hanging="440"/>
      </w:pPr>
      <w:rPr>
        <w:rFonts w:ascii="Wingdings" w:hAnsi="Wingdings" w:hint="default"/>
      </w:rPr>
    </w:lvl>
    <w:lvl w:ilvl="3" w:tplc="FFFFFFFF" w:tentative="1">
      <w:start w:val="1"/>
      <w:numFmt w:val="bullet"/>
      <w:lvlText w:val=""/>
      <w:lvlJc w:val="left"/>
      <w:pPr>
        <w:ind w:left="2480" w:hanging="440"/>
      </w:pPr>
      <w:rPr>
        <w:rFonts w:ascii="Wingdings" w:hAnsi="Wingdings" w:hint="default"/>
      </w:rPr>
    </w:lvl>
    <w:lvl w:ilvl="4" w:tplc="FFFFFFFF" w:tentative="1">
      <w:start w:val="1"/>
      <w:numFmt w:val="bullet"/>
      <w:lvlText w:val=""/>
      <w:lvlJc w:val="left"/>
      <w:pPr>
        <w:ind w:left="2920" w:hanging="440"/>
      </w:pPr>
      <w:rPr>
        <w:rFonts w:ascii="Wingdings" w:hAnsi="Wingdings" w:hint="default"/>
      </w:rPr>
    </w:lvl>
    <w:lvl w:ilvl="5" w:tplc="FFFFFFFF" w:tentative="1">
      <w:start w:val="1"/>
      <w:numFmt w:val="bullet"/>
      <w:lvlText w:val=""/>
      <w:lvlJc w:val="left"/>
      <w:pPr>
        <w:ind w:left="3360" w:hanging="440"/>
      </w:pPr>
      <w:rPr>
        <w:rFonts w:ascii="Wingdings" w:hAnsi="Wingdings" w:hint="default"/>
      </w:rPr>
    </w:lvl>
    <w:lvl w:ilvl="6" w:tplc="FFFFFFFF" w:tentative="1">
      <w:start w:val="1"/>
      <w:numFmt w:val="bullet"/>
      <w:lvlText w:val=""/>
      <w:lvlJc w:val="left"/>
      <w:pPr>
        <w:ind w:left="3800" w:hanging="440"/>
      </w:pPr>
      <w:rPr>
        <w:rFonts w:ascii="Wingdings" w:hAnsi="Wingdings" w:hint="default"/>
      </w:rPr>
    </w:lvl>
    <w:lvl w:ilvl="7" w:tplc="FFFFFFFF" w:tentative="1">
      <w:start w:val="1"/>
      <w:numFmt w:val="bullet"/>
      <w:lvlText w:val=""/>
      <w:lvlJc w:val="left"/>
      <w:pPr>
        <w:ind w:left="4240" w:hanging="440"/>
      </w:pPr>
      <w:rPr>
        <w:rFonts w:ascii="Wingdings" w:hAnsi="Wingdings" w:hint="default"/>
      </w:rPr>
    </w:lvl>
    <w:lvl w:ilvl="8" w:tplc="FFFFFFFF" w:tentative="1">
      <w:start w:val="1"/>
      <w:numFmt w:val="bullet"/>
      <w:lvlText w:val=""/>
      <w:lvlJc w:val="left"/>
      <w:pPr>
        <w:ind w:left="4680" w:hanging="440"/>
      </w:pPr>
      <w:rPr>
        <w:rFonts w:ascii="Wingdings" w:hAnsi="Wingdings" w:hint="default"/>
      </w:rPr>
    </w:lvl>
  </w:abstractNum>
  <w:abstractNum w:abstractNumId="15" w15:restartNumberingAfterBreak="0">
    <w:nsid w:val="46254834"/>
    <w:multiLevelType w:val="hybridMultilevel"/>
    <w:tmpl w:val="8BA00EF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4E8510D0"/>
    <w:multiLevelType w:val="hybridMultilevel"/>
    <w:tmpl w:val="821E36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7" w15:restartNumberingAfterBreak="0">
    <w:nsid w:val="502C7A6A"/>
    <w:multiLevelType w:val="hybridMultilevel"/>
    <w:tmpl w:val="EBA601D8"/>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8" w15:restartNumberingAfterBreak="0">
    <w:nsid w:val="50F45A85"/>
    <w:multiLevelType w:val="multilevel"/>
    <w:tmpl w:val="C9FE8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926871"/>
    <w:multiLevelType w:val="multilevel"/>
    <w:tmpl w:val="ECD6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F50E7B"/>
    <w:multiLevelType w:val="multilevel"/>
    <w:tmpl w:val="8BE44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572494"/>
    <w:multiLevelType w:val="hybridMultilevel"/>
    <w:tmpl w:val="F6083B6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2" w15:restartNumberingAfterBreak="0">
    <w:nsid w:val="5D00081E"/>
    <w:multiLevelType w:val="hybridMultilevel"/>
    <w:tmpl w:val="18860B08"/>
    <w:lvl w:ilvl="0" w:tplc="04090009">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3" w15:restartNumberingAfterBreak="0">
    <w:nsid w:val="5EE95DD6"/>
    <w:multiLevelType w:val="hybridMultilevel"/>
    <w:tmpl w:val="312E0430"/>
    <w:lvl w:ilvl="0" w:tplc="EE46B1BC">
      <w:start w:val="4"/>
      <w:numFmt w:val="bullet"/>
      <w:lvlText w:val="-"/>
      <w:lvlJc w:val="left"/>
      <w:pPr>
        <w:ind w:left="800" w:hanging="360"/>
      </w:pPr>
      <w:rPr>
        <w:rFonts w:ascii="Optima" w:eastAsia="Optima" w:hAnsi="Optima" w:cs="Optima"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4" w15:restartNumberingAfterBreak="0">
    <w:nsid w:val="664F3730"/>
    <w:multiLevelType w:val="hybridMultilevel"/>
    <w:tmpl w:val="7C681202"/>
    <w:lvl w:ilvl="0" w:tplc="79264D1C">
      <w:start w:val="1"/>
      <w:numFmt w:val="bullet"/>
      <w:lvlText w:val="-"/>
      <w:lvlJc w:val="left"/>
      <w:pPr>
        <w:ind w:left="1080" w:hanging="360"/>
      </w:pPr>
      <w:rPr>
        <w:rFonts w:ascii="Arial" w:eastAsia="Arial" w:hAnsi="Arial" w:cs="Arial"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25" w15:restartNumberingAfterBreak="0">
    <w:nsid w:val="67B14FF5"/>
    <w:multiLevelType w:val="multilevel"/>
    <w:tmpl w:val="7040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BB5F2D"/>
    <w:multiLevelType w:val="multilevel"/>
    <w:tmpl w:val="FBF2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407C45"/>
    <w:multiLevelType w:val="hybridMultilevel"/>
    <w:tmpl w:val="82822F0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8" w15:restartNumberingAfterBreak="0">
    <w:nsid w:val="7B29228D"/>
    <w:multiLevelType w:val="multilevel"/>
    <w:tmpl w:val="8C1A5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E1D658E"/>
    <w:multiLevelType w:val="multilevel"/>
    <w:tmpl w:val="7554A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8282652">
    <w:abstractNumId w:val="11"/>
  </w:num>
  <w:num w:numId="2" w16cid:durableId="1382438993">
    <w:abstractNumId w:val="23"/>
  </w:num>
  <w:num w:numId="3" w16cid:durableId="2105882305">
    <w:abstractNumId w:val="0"/>
  </w:num>
  <w:num w:numId="4" w16cid:durableId="109934685">
    <w:abstractNumId w:val="1"/>
  </w:num>
  <w:num w:numId="5" w16cid:durableId="1864784372">
    <w:abstractNumId w:val="2"/>
  </w:num>
  <w:num w:numId="6" w16cid:durableId="85346777">
    <w:abstractNumId w:val="24"/>
  </w:num>
  <w:num w:numId="7" w16cid:durableId="2127461318">
    <w:abstractNumId w:val="6"/>
  </w:num>
  <w:num w:numId="8" w16cid:durableId="880901184">
    <w:abstractNumId w:val="14"/>
  </w:num>
  <w:num w:numId="9" w16cid:durableId="69238057">
    <w:abstractNumId w:val="10"/>
  </w:num>
  <w:num w:numId="10" w16cid:durableId="1754662417">
    <w:abstractNumId w:val="3"/>
  </w:num>
  <w:num w:numId="11" w16cid:durableId="798568915">
    <w:abstractNumId w:val="13"/>
  </w:num>
  <w:num w:numId="12" w16cid:durableId="1798521185">
    <w:abstractNumId w:val="8"/>
  </w:num>
  <w:num w:numId="13" w16cid:durableId="1367094892">
    <w:abstractNumId w:val="4"/>
  </w:num>
  <w:num w:numId="14" w16cid:durableId="535460638">
    <w:abstractNumId w:val="5"/>
  </w:num>
  <w:num w:numId="15" w16cid:durableId="278529496">
    <w:abstractNumId w:val="27"/>
  </w:num>
  <w:num w:numId="16" w16cid:durableId="1055620880">
    <w:abstractNumId w:val="26"/>
  </w:num>
  <w:num w:numId="17" w16cid:durableId="922493008">
    <w:abstractNumId w:val="19"/>
  </w:num>
  <w:num w:numId="18" w16cid:durableId="238445011">
    <w:abstractNumId w:val="20"/>
  </w:num>
  <w:num w:numId="19" w16cid:durableId="82578156">
    <w:abstractNumId w:val="28"/>
  </w:num>
  <w:num w:numId="20" w16cid:durableId="63575250">
    <w:abstractNumId w:val="16"/>
  </w:num>
  <w:num w:numId="21" w16cid:durableId="2129855279">
    <w:abstractNumId w:val="17"/>
  </w:num>
  <w:num w:numId="22" w16cid:durableId="1157307458">
    <w:abstractNumId w:val="21"/>
  </w:num>
  <w:num w:numId="23" w16cid:durableId="2108188635">
    <w:abstractNumId w:val="18"/>
  </w:num>
  <w:num w:numId="24" w16cid:durableId="998729312">
    <w:abstractNumId w:val="12"/>
  </w:num>
  <w:num w:numId="25" w16cid:durableId="697900784">
    <w:abstractNumId w:val="29"/>
  </w:num>
  <w:num w:numId="26" w16cid:durableId="699865872">
    <w:abstractNumId w:val="25"/>
  </w:num>
  <w:num w:numId="27" w16cid:durableId="1035500251">
    <w:abstractNumId w:val="7"/>
  </w:num>
  <w:num w:numId="28" w16cid:durableId="1462455009">
    <w:abstractNumId w:val="9"/>
  </w:num>
  <w:num w:numId="29" w16cid:durableId="1921717540">
    <w:abstractNumId w:val="15"/>
  </w:num>
  <w:num w:numId="30" w16cid:durableId="122522156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removePersonalInformation/>
  <w:removeDateAndTime/>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Numbered-Sci-Adv&lt;/Style&gt;&lt;LeftDelim&gt;{&lt;/LeftDelim&gt;&lt;RightDelim&gt;}&lt;/RightDelim&gt;&lt;FontName&gt;Optima&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tefw0svppdvwaetfvyvvw20stre9avfpd9d&quot;&gt;GRF-protocol&lt;record-ids&gt;&lt;item&gt;1&lt;/item&gt;&lt;item&gt;2&lt;/item&gt;&lt;item&gt;3&lt;/item&gt;&lt;item&gt;4&lt;/item&gt;&lt;item&gt;6&lt;/item&gt;&lt;item&gt;7&lt;/item&gt;&lt;item&gt;8&lt;/item&gt;&lt;item&gt;9&lt;/item&gt;&lt;item&gt;10&lt;/item&gt;&lt;item&gt;12&lt;/item&gt;&lt;item&gt;13&lt;/item&gt;&lt;item&gt;15&lt;/item&gt;&lt;item&gt;16&lt;/item&gt;&lt;item&gt;20&lt;/item&gt;&lt;item&gt;21&lt;/item&gt;&lt;item&gt;22&lt;/item&gt;&lt;item&gt;23&lt;/item&gt;&lt;item&gt;24&lt;/item&gt;&lt;item&gt;25&lt;/item&gt;&lt;item&gt;26&lt;/item&gt;&lt;item&gt;27&lt;/item&gt;&lt;item&gt;28&lt;/item&gt;&lt;item&gt;29&lt;/item&gt;&lt;item&gt;30&lt;/item&gt;&lt;item&gt;31&lt;/item&gt;&lt;item&gt;32&lt;/item&gt;&lt;item&gt;33&lt;/item&gt;&lt;item&gt;34&lt;/item&gt;&lt;item&gt;35&lt;/item&gt;&lt;item&gt;36&lt;/item&gt;&lt;item&gt;37&lt;/item&gt;&lt;item&gt;38&lt;/item&gt;&lt;item&gt;39&lt;/item&gt;&lt;item&gt;40&lt;/item&gt;&lt;item&gt;41&lt;/item&gt;&lt;item&gt;42&lt;/item&gt;&lt;item&gt;43&lt;/item&gt;&lt;item&gt;44&lt;/item&gt;&lt;item&gt;45&lt;/item&gt;&lt;item&gt;46&lt;/item&gt;&lt;item&gt;47&lt;/item&gt;&lt;item&gt;48&lt;/item&gt;&lt;item&gt;49&lt;/item&gt;&lt;item&gt;50&lt;/item&gt;&lt;item&gt;51&lt;/item&gt;&lt;item&gt;53&lt;/item&gt;&lt;item&gt;55&lt;/item&gt;&lt;item&gt;57&lt;/item&gt;&lt;item&gt;58&lt;/item&gt;&lt;item&gt;59&lt;/item&gt;&lt;item&gt;60&lt;/item&gt;&lt;item&gt;61&lt;/item&gt;&lt;item&gt;62&lt;/item&gt;&lt;item&gt;63&lt;/item&gt;&lt;item&gt;64&lt;/item&gt;&lt;item&gt;65&lt;/item&gt;&lt;item&gt;66&lt;/item&gt;&lt;item&gt;67&lt;/item&gt;&lt;item&gt;68&lt;/item&gt;&lt;item&gt;69&lt;/item&gt;&lt;item&gt;70&lt;/item&gt;&lt;item&gt;71&lt;/item&gt;&lt;item&gt;72&lt;/item&gt;&lt;item&gt;73&lt;/item&gt;&lt;item&gt;74&lt;/item&gt;&lt;item&gt;75&lt;/item&gt;&lt;item&gt;76&lt;/item&gt;&lt;item&gt;77&lt;/item&gt;&lt;item&gt;78&lt;/item&gt;&lt;item&gt;79&lt;/item&gt;&lt;item&gt;80&lt;/item&gt;&lt;item&gt;81&lt;/item&gt;&lt;item&gt;82&lt;/item&gt;&lt;item&gt;83&lt;/item&gt;&lt;item&gt;84&lt;/item&gt;&lt;item&gt;85&lt;/item&gt;&lt;/record-ids&gt;&lt;/item&gt;&lt;/Libraries&gt;"/>
    <w:docVar w:name="paperpile-clusterType" w:val="normal"/>
    <w:docVar w:name="paperpile-doc-id" w:val="D946R395G786K497"/>
    <w:docVar w:name="paperpile-doc-name" w:val="GRFProtocol_main-text_v2.1 copy.docx"/>
    <w:docVar w:name="paperpile-includeDoi" w:val="false"/>
    <w:docVar w:name="paperpile-styleFile" w:val="apa.csl"/>
    <w:docVar w:name="paperpile-styleId" w:val="pp-apa7"/>
    <w:docVar w:name="paperpile-styleLabel" w:val="American Psychological Association 7th edition"/>
    <w:docVar w:name="paperpile-styleLocale" w:val="en-US"/>
  </w:docVars>
  <w:rsids>
    <w:rsidRoot w:val="00E102C3"/>
    <w:rsid w:val="00000B4F"/>
    <w:rsid w:val="00000F9B"/>
    <w:rsid w:val="00000FF9"/>
    <w:rsid w:val="00001001"/>
    <w:rsid w:val="000026E1"/>
    <w:rsid w:val="00004721"/>
    <w:rsid w:val="00005FDB"/>
    <w:rsid w:val="00006230"/>
    <w:rsid w:val="00006B3E"/>
    <w:rsid w:val="00007A2E"/>
    <w:rsid w:val="00007C44"/>
    <w:rsid w:val="000100D9"/>
    <w:rsid w:val="00010AE6"/>
    <w:rsid w:val="0001124F"/>
    <w:rsid w:val="0001178A"/>
    <w:rsid w:val="0001230D"/>
    <w:rsid w:val="00013121"/>
    <w:rsid w:val="00013156"/>
    <w:rsid w:val="000138C7"/>
    <w:rsid w:val="00013BAC"/>
    <w:rsid w:val="00013C3C"/>
    <w:rsid w:val="0001489D"/>
    <w:rsid w:val="00015247"/>
    <w:rsid w:val="00015518"/>
    <w:rsid w:val="000159F3"/>
    <w:rsid w:val="00016791"/>
    <w:rsid w:val="00017086"/>
    <w:rsid w:val="000175F7"/>
    <w:rsid w:val="0001762E"/>
    <w:rsid w:val="00017C22"/>
    <w:rsid w:val="0002241C"/>
    <w:rsid w:val="00022A92"/>
    <w:rsid w:val="00022D19"/>
    <w:rsid w:val="00022F98"/>
    <w:rsid w:val="00022FC1"/>
    <w:rsid w:val="00022FE6"/>
    <w:rsid w:val="00023F33"/>
    <w:rsid w:val="00024509"/>
    <w:rsid w:val="000245EB"/>
    <w:rsid w:val="0002473F"/>
    <w:rsid w:val="00024B4E"/>
    <w:rsid w:val="000251A4"/>
    <w:rsid w:val="000251D5"/>
    <w:rsid w:val="00025218"/>
    <w:rsid w:val="0002599B"/>
    <w:rsid w:val="00025D7C"/>
    <w:rsid w:val="00025F41"/>
    <w:rsid w:val="000272C1"/>
    <w:rsid w:val="0002737A"/>
    <w:rsid w:val="00030002"/>
    <w:rsid w:val="00030005"/>
    <w:rsid w:val="0003041F"/>
    <w:rsid w:val="00030CDA"/>
    <w:rsid w:val="00031CCA"/>
    <w:rsid w:val="0003205E"/>
    <w:rsid w:val="0003224B"/>
    <w:rsid w:val="00032CF9"/>
    <w:rsid w:val="00033676"/>
    <w:rsid w:val="000337D8"/>
    <w:rsid w:val="000350E3"/>
    <w:rsid w:val="00037873"/>
    <w:rsid w:val="00040405"/>
    <w:rsid w:val="0004042B"/>
    <w:rsid w:val="0004181A"/>
    <w:rsid w:val="0004235C"/>
    <w:rsid w:val="00042647"/>
    <w:rsid w:val="00042A35"/>
    <w:rsid w:val="00042F42"/>
    <w:rsid w:val="00043006"/>
    <w:rsid w:val="0004303D"/>
    <w:rsid w:val="00043F7F"/>
    <w:rsid w:val="0004498C"/>
    <w:rsid w:val="00045B87"/>
    <w:rsid w:val="000460A3"/>
    <w:rsid w:val="0004625C"/>
    <w:rsid w:val="0005121F"/>
    <w:rsid w:val="00052694"/>
    <w:rsid w:val="00052BC5"/>
    <w:rsid w:val="00052BDD"/>
    <w:rsid w:val="0005307F"/>
    <w:rsid w:val="000533E3"/>
    <w:rsid w:val="00053CC0"/>
    <w:rsid w:val="00054577"/>
    <w:rsid w:val="0005486F"/>
    <w:rsid w:val="00054CB0"/>
    <w:rsid w:val="00054E17"/>
    <w:rsid w:val="00054E5B"/>
    <w:rsid w:val="000551D1"/>
    <w:rsid w:val="000558EE"/>
    <w:rsid w:val="00056E06"/>
    <w:rsid w:val="000574C7"/>
    <w:rsid w:val="00057E50"/>
    <w:rsid w:val="00060780"/>
    <w:rsid w:val="00061D7F"/>
    <w:rsid w:val="000630F3"/>
    <w:rsid w:val="00063A54"/>
    <w:rsid w:val="00063B43"/>
    <w:rsid w:val="00063E40"/>
    <w:rsid w:val="00063EEE"/>
    <w:rsid w:val="00064AFC"/>
    <w:rsid w:val="00064D3D"/>
    <w:rsid w:val="000653A4"/>
    <w:rsid w:val="000664CC"/>
    <w:rsid w:val="00066946"/>
    <w:rsid w:val="00066C77"/>
    <w:rsid w:val="0006746E"/>
    <w:rsid w:val="00067920"/>
    <w:rsid w:val="00067DAB"/>
    <w:rsid w:val="00067DE3"/>
    <w:rsid w:val="00070036"/>
    <w:rsid w:val="000701B5"/>
    <w:rsid w:val="00070D40"/>
    <w:rsid w:val="00070E11"/>
    <w:rsid w:val="000714E4"/>
    <w:rsid w:val="00072BEF"/>
    <w:rsid w:val="00073180"/>
    <w:rsid w:val="00073E76"/>
    <w:rsid w:val="00075330"/>
    <w:rsid w:val="00075614"/>
    <w:rsid w:val="00076281"/>
    <w:rsid w:val="00077600"/>
    <w:rsid w:val="00077C0A"/>
    <w:rsid w:val="00080299"/>
    <w:rsid w:val="0008031E"/>
    <w:rsid w:val="00080383"/>
    <w:rsid w:val="00080853"/>
    <w:rsid w:val="00080886"/>
    <w:rsid w:val="000821B1"/>
    <w:rsid w:val="000835B8"/>
    <w:rsid w:val="000838AC"/>
    <w:rsid w:val="00083A05"/>
    <w:rsid w:val="00083D49"/>
    <w:rsid w:val="00084DE6"/>
    <w:rsid w:val="000851A4"/>
    <w:rsid w:val="0008586F"/>
    <w:rsid w:val="000862C0"/>
    <w:rsid w:val="000866A9"/>
    <w:rsid w:val="00086967"/>
    <w:rsid w:val="00087AF8"/>
    <w:rsid w:val="00087E68"/>
    <w:rsid w:val="00090268"/>
    <w:rsid w:val="0009043C"/>
    <w:rsid w:val="00091405"/>
    <w:rsid w:val="000914B8"/>
    <w:rsid w:val="0009227C"/>
    <w:rsid w:val="0009361E"/>
    <w:rsid w:val="00093D0C"/>
    <w:rsid w:val="000949D4"/>
    <w:rsid w:val="0009514B"/>
    <w:rsid w:val="000954BE"/>
    <w:rsid w:val="00095C89"/>
    <w:rsid w:val="00095CDF"/>
    <w:rsid w:val="000961C7"/>
    <w:rsid w:val="0009623B"/>
    <w:rsid w:val="00096BCB"/>
    <w:rsid w:val="00096D90"/>
    <w:rsid w:val="000978BE"/>
    <w:rsid w:val="000A0895"/>
    <w:rsid w:val="000A09B4"/>
    <w:rsid w:val="000A0BBE"/>
    <w:rsid w:val="000A1051"/>
    <w:rsid w:val="000A1100"/>
    <w:rsid w:val="000A1141"/>
    <w:rsid w:val="000A1E0F"/>
    <w:rsid w:val="000A1E7C"/>
    <w:rsid w:val="000A334E"/>
    <w:rsid w:val="000A43E2"/>
    <w:rsid w:val="000A4469"/>
    <w:rsid w:val="000A4BD3"/>
    <w:rsid w:val="000A52C9"/>
    <w:rsid w:val="000A532E"/>
    <w:rsid w:val="000A5388"/>
    <w:rsid w:val="000A548F"/>
    <w:rsid w:val="000A5A29"/>
    <w:rsid w:val="000A5BF2"/>
    <w:rsid w:val="000A64A1"/>
    <w:rsid w:val="000A6704"/>
    <w:rsid w:val="000A7030"/>
    <w:rsid w:val="000A7152"/>
    <w:rsid w:val="000B0813"/>
    <w:rsid w:val="000B10A3"/>
    <w:rsid w:val="000B1B09"/>
    <w:rsid w:val="000B20AB"/>
    <w:rsid w:val="000B21C4"/>
    <w:rsid w:val="000B29E0"/>
    <w:rsid w:val="000B333B"/>
    <w:rsid w:val="000B356A"/>
    <w:rsid w:val="000B39AF"/>
    <w:rsid w:val="000B4C17"/>
    <w:rsid w:val="000B4D41"/>
    <w:rsid w:val="000B5120"/>
    <w:rsid w:val="000B5B8A"/>
    <w:rsid w:val="000B62AC"/>
    <w:rsid w:val="000B6A0C"/>
    <w:rsid w:val="000C02C7"/>
    <w:rsid w:val="000C0895"/>
    <w:rsid w:val="000C0CDD"/>
    <w:rsid w:val="000C0DBD"/>
    <w:rsid w:val="000C1944"/>
    <w:rsid w:val="000C1B1B"/>
    <w:rsid w:val="000C1BE5"/>
    <w:rsid w:val="000C22B2"/>
    <w:rsid w:val="000C2312"/>
    <w:rsid w:val="000C26C0"/>
    <w:rsid w:val="000C2E35"/>
    <w:rsid w:val="000C36C6"/>
    <w:rsid w:val="000C3DDB"/>
    <w:rsid w:val="000C46B3"/>
    <w:rsid w:val="000C4B26"/>
    <w:rsid w:val="000C5258"/>
    <w:rsid w:val="000C55D0"/>
    <w:rsid w:val="000C5AAC"/>
    <w:rsid w:val="000C5AFF"/>
    <w:rsid w:val="000C6085"/>
    <w:rsid w:val="000C63E2"/>
    <w:rsid w:val="000C6669"/>
    <w:rsid w:val="000C71E3"/>
    <w:rsid w:val="000C7227"/>
    <w:rsid w:val="000C730D"/>
    <w:rsid w:val="000C73F3"/>
    <w:rsid w:val="000C7E25"/>
    <w:rsid w:val="000D00D8"/>
    <w:rsid w:val="000D1D1D"/>
    <w:rsid w:val="000D1EDF"/>
    <w:rsid w:val="000D2F0C"/>
    <w:rsid w:val="000D2FD8"/>
    <w:rsid w:val="000D425E"/>
    <w:rsid w:val="000D57C9"/>
    <w:rsid w:val="000D5C1E"/>
    <w:rsid w:val="000D62F3"/>
    <w:rsid w:val="000D6B2D"/>
    <w:rsid w:val="000D6B60"/>
    <w:rsid w:val="000D784D"/>
    <w:rsid w:val="000D78A8"/>
    <w:rsid w:val="000D7946"/>
    <w:rsid w:val="000E02BC"/>
    <w:rsid w:val="000E0616"/>
    <w:rsid w:val="000E07BC"/>
    <w:rsid w:val="000E16E0"/>
    <w:rsid w:val="000E2DF9"/>
    <w:rsid w:val="000E3292"/>
    <w:rsid w:val="000E339D"/>
    <w:rsid w:val="000E367B"/>
    <w:rsid w:val="000E4A9F"/>
    <w:rsid w:val="000E4C53"/>
    <w:rsid w:val="000E5617"/>
    <w:rsid w:val="000E5631"/>
    <w:rsid w:val="000E58D7"/>
    <w:rsid w:val="000E59AC"/>
    <w:rsid w:val="000E5D3B"/>
    <w:rsid w:val="000E5EB1"/>
    <w:rsid w:val="000E6296"/>
    <w:rsid w:val="000E748D"/>
    <w:rsid w:val="000E7A64"/>
    <w:rsid w:val="000F0016"/>
    <w:rsid w:val="000F2F3C"/>
    <w:rsid w:val="000F35DD"/>
    <w:rsid w:val="000F4194"/>
    <w:rsid w:val="000F4F90"/>
    <w:rsid w:val="000F5D15"/>
    <w:rsid w:val="000F78C9"/>
    <w:rsid w:val="00100068"/>
    <w:rsid w:val="001004D8"/>
    <w:rsid w:val="00100612"/>
    <w:rsid w:val="00100AFA"/>
    <w:rsid w:val="0010111C"/>
    <w:rsid w:val="001015CF"/>
    <w:rsid w:val="00101825"/>
    <w:rsid w:val="00101F90"/>
    <w:rsid w:val="00102358"/>
    <w:rsid w:val="0010259A"/>
    <w:rsid w:val="00103A39"/>
    <w:rsid w:val="0010489D"/>
    <w:rsid w:val="001048F3"/>
    <w:rsid w:val="00105317"/>
    <w:rsid w:val="001053A2"/>
    <w:rsid w:val="00105CC4"/>
    <w:rsid w:val="00106813"/>
    <w:rsid w:val="001068E7"/>
    <w:rsid w:val="00106D50"/>
    <w:rsid w:val="0011050E"/>
    <w:rsid w:val="00110626"/>
    <w:rsid w:val="00110C2E"/>
    <w:rsid w:val="00110C6E"/>
    <w:rsid w:val="00111B5D"/>
    <w:rsid w:val="001120BE"/>
    <w:rsid w:val="0011301D"/>
    <w:rsid w:val="00113BA7"/>
    <w:rsid w:val="00114474"/>
    <w:rsid w:val="0011521A"/>
    <w:rsid w:val="001158F9"/>
    <w:rsid w:val="001161AE"/>
    <w:rsid w:val="00116370"/>
    <w:rsid w:val="001179AE"/>
    <w:rsid w:val="00117F97"/>
    <w:rsid w:val="00120110"/>
    <w:rsid w:val="00120228"/>
    <w:rsid w:val="00120A65"/>
    <w:rsid w:val="00120FAB"/>
    <w:rsid w:val="0012183B"/>
    <w:rsid w:val="00121D62"/>
    <w:rsid w:val="0012219B"/>
    <w:rsid w:val="001227CB"/>
    <w:rsid w:val="00122DB0"/>
    <w:rsid w:val="00122F1E"/>
    <w:rsid w:val="00123E1C"/>
    <w:rsid w:val="00124242"/>
    <w:rsid w:val="00124A44"/>
    <w:rsid w:val="001263C3"/>
    <w:rsid w:val="00126864"/>
    <w:rsid w:val="00127270"/>
    <w:rsid w:val="00127416"/>
    <w:rsid w:val="0012790E"/>
    <w:rsid w:val="00127B5F"/>
    <w:rsid w:val="00130507"/>
    <w:rsid w:val="0013098F"/>
    <w:rsid w:val="00130A4F"/>
    <w:rsid w:val="0013118E"/>
    <w:rsid w:val="00131D22"/>
    <w:rsid w:val="00132939"/>
    <w:rsid w:val="00132EAB"/>
    <w:rsid w:val="00133111"/>
    <w:rsid w:val="00133153"/>
    <w:rsid w:val="001337A8"/>
    <w:rsid w:val="0013385B"/>
    <w:rsid w:val="00133899"/>
    <w:rsid w:val="001338BD"/>
    <w:rsid w:val="0013393A"/>
    <w:rsid w:val="00133A3B"/>
    <w:rsid w:val="00133C63"/>
    <w:rsid w:val="0013440D"/>
    <w:rsid w:val="001346DA"/>
    <w:rsid w:val="00134E17"/>
    <w:rsid w:val="00135973"/>
    <w:rsid w:val="00137D45"/>
    <w:rsid w:val="0014008B"/>
    <w:rsid w:val="001401BD"/>
    <w:rsid w:val="00140E7A"/>
    <w:rsid w:val="00140F93"/>
    <w:rsid w:val="00141823"/>
    <w:rsid w:val="001419A3"/>
    <w:rsid w:val="00141BD0"/>
    <w:rsid w:val="0014247D"/>
    <w:rsid w:val="00142491"/>
    <w:rsid w:val="00142E7F"/>
    <w:rsid w:val="00143548"/>
    <w:rsid w:val="00143609"/>
    <w:rsid w:val="00145EA1"/>
    <w:rsid w:val="00146001"/>
    <w:rsid w:val="00146C11"/>
    <w:rsid w:val="0014763B"/>
    <w:rsid w:val="00147E77"/>
    <w:rsid w:val="00151019"/>
    <w:rsid w:val="00151776"/>
    <w:rsid w:val="001526F1"/>
    <w:rsid w:val="00152B14"/>
    <w:rsid w:val="00152C79"/>
    <w:rsid w:val="00152E0A"/>
    <w:rsid w:val="00152EB3"/>
    <w:rsid w:val="0015347F"/>
    <w:rsid w:val="001536D8"/>
    <w:rsid w:val="001539D8"/>
    <w:rsid w:val="00153C24"/>
    <w:rsid w:val="00153C3E"/>
    <w:rsid w:val="00153ED1"/>
    <w:rsid w:val="0015410E"/>
    <w:rsid w:val="0015503F"/>
    <w:rsid w:val="00155175"/>
    <w:rsid w:val="00155A5C"/>
    <w:rsid w:val="00155B3C"/>
    <w:rsid w:val="00156452"/>
    <w:rsid w:val="00157D75"/>
    <w:rsid w:val="0016029E"/>
    <w:rsid w:val="001602DE"/>
    <w:rsid w:val="00160AD5"/>
    <w:rsid w:val="00161112"/>
    <w:rsid w:val="001611CA"/>
    <w:rsid w:val="00161FCA"/>
    <w:rsid w:val="001639D6"/>
    <w:rsid w:val="00163F9B"/>
    <w:rsid w:val="001643D4"/>
    <w:rsid w:val="001647CC"/>
    <w:rsid w:val="00164FDC"/>
    <w:rsid w:val="001652DA"/>
    <w:rsid w:val="0016610E"/>
    <w:rsid w:val="00166ED1"/>
    <w:rsid w:val="00166F72"/>
    <w:rsid w:val="001670AB"/>
    <w:rsid w:val="00167F5B"/>
    <w:rsid w:val="0017003B"/>
    <w:rsid w:val="00170891"/>
    <w:rsid w:val="00170D35"/>
    <w:rsid w:val="0017154C"/>
    <w:rsid w:val="00171936"/>
    <w:rsid w:val="00171FB6"/>
    <w:rsid w:val="001721B9"/>
    <w:rsid w:val="001721C5"/>
    <w:rsid w:val="001738DB"/>
    <w:rsid w:val="00173CB4"/>
    <w:rsid w:val="00173E98"/>
    <w:rsid w:val="00175BCF"/>
    <w:rsid w:val="00175E30"/>
    <w:rsid w:val="00177679"/>
    <w:rsid w:val="00181AF6"/>
    <w:rsid w:val="00181F73"/>
    <w:rsid w:val="0018236E"/>
    <w:rsid w:val="00182A96"/>
    <w:rsid w:val="001832B0"/>
    <w:rsid w:val="00183BE0"/>
    <w:rsid w:val="00183CB9"/>
    <w:rsid w:val="001843A0"/>
    <w:rsid w:val="00184ABA"/>
    <w:rsid w:val="0018515F"/>
    <w:rsid w:val="00185824"/>
    <w:rsid w:val="00186244"/>
    <w:rsid w:val="00186256"/>
    <w:rsid w:val="0018639C"/>
    <w:rsid w:val="00186614"/>
    <w:rsid w:val="00186AA5"/>
    <w:rsid w:val="00187046"/>
    <w:rsid w:val="00190127"/>
    <w:rsid w:val="00190C91"/>
    <w:rsid w:val="001910E0"/>
    <w:rsid w:val="00191B3B"/>
    <w:rsid w:val="00191BB7"/>
    <w:rsid w:val="00192279"/>
    <w:rsid w:val="00192EBD"/>
    <w:rsid w:val="00193DF5"/>
    <w:rsid w:val="00194478"/>
    <w:rsid w:val="001946D0"/>
    <w:rsid w:val="00195E60"/>
    <w:rsid w:val="00196003"/>
    <w:rsid w:val="00196340"/>
    <w:rsid w:val="001970E1"/>
    <w:rsid w:val="001971DE"/>
    <w:rsid w:val="00197DA0"/>
    <w:rsid w:val="001A007E"/>
    <w:rsid w:val="001A0A52"/>
    <w:rsid w:val="001A102E"/>
    <w:rsid w:val="001A1110"/>
    <w:rsid w:val="001A224C"/>
    <w:rsid w:val="001A2B6B"/>
    <w:rsid w:val="001A2E2F"/>
    <w:rsid w:val="001A33E3"/>
    <w:rsid w:val="001A4F92"/>
    <w:rsid w:val="001A57D8"/>
    <w:rsid w:val="001A6792"/>
    <w:rsid w:val="001A67C2"/>
    <w:rsid w:val="001A72CB"/>
    <w:rsid w:val="001A74E7"/>
    <w:rsid w:val="001A7769"/>
    <w:rsid w:val="001A78BC"/>
    <w:rsid w:val="001A7A42"/>
    <w:rsid w:val="001AF56B"/>
    <w:rsid w:val="001B01D0"/>
    <w:rsid w:val="001B0B3E"/>
    <w:rsid w:val="001B14C2"/>
    <w:rsid w:val="001B15EE"/>
    <w:rsid w:val="001B1689"/>
    <w:rsid w:val="001B1A67"/>
    <w:rsid w:val="001B439C"/>
    <w:rsid w:val="001B5803"/>
    <w:rsid w:val="001B5943"/>
    <w:rsid w:val="001B6F75"/>
    <w:rsid w:val="001B6FF9"/>
    <w:rsid w:val="001B72D3"/>
    <w:rsid w:val="001C021C"/>
    <w:rsid w:val="001C042F"/>
    <w:rsid w:val="001C095A"/>
    <w:rsid w:val="001C0C21"/>
    <w:rsid w:val="001C10F5"/>
    <w:rsid w:val="001C11DC"/>
    <w:rsid w:val="001C11EF"/>
    <w:rsid w:val="001C1655"/>
    <w:rsid w:val="001C1CBA"/>
    <w:rsid w:val="001C2344"/>
    <w:rsid w:val="001C234C"/>
    <w:rsid w:val="001C2CDB"/>
    <w:rsid w:val="001C2E33"/>
    <w:rsid w:val="001C3985"/>
    <w:rsid w:val="001C453A"/>
    <w:rsid w:val="001C4BC3"/>
    <w:rsid w:val="001C5525"/>
    <w:rsid w:val="001C5609"/>
    <w:rsid w:val="001C562E"/>
    <w:rsid w:val="001C63AC"/>
    <w:rsid w:val="001C6694"/>
    <w:rsid w:val="001C6873"/>
    <w:rsid w:val="001D0010"/>
    <w:rsid w:val="001D0549"/>
    <w:rsid w:val="001D0B44"/>
    <w:rsid w:val="001D1585"/>
    <w:rsid w:val="001D15DC"/>
    <w:rsid w:val="001D1AEB"/>
    <w:rsid w:val="001D28FC"/>
    <w:rsid w:val="001D2E2A"/>
    <w:rsid w:val="001D31B0"/>
    <w:rsid w:val="001D3615"/>
    <w:rsid w:val="001D66EF"/>
    <w:rsid w:val="001D7081"/>
    <w:rsid w:val="001D76D1"/>
    <w:rsid w:val="001D7702"/>
    <w:rsid w:val="001D7943"/>
    <w:rsid w:val="001D7AE3"/>
    <w:rsid w:val="001D7F11"/>
    <w:rsid w:val="001DE331"/>
    <w:rsid w:val="001E0587"/>
    <w:rsid w:val="001E12C7"/>
    <w:rsid w:val="001E2106"/>
    <w:rsid w:val="001E3639"/>
    <w:rsid w:val="001E3EF8"/>
    <w:rsid w:val="001E42BA"/>
    <w:rsid w:val="001E47F2"/>
    <w:rsid w:val="001E5099"/>
    <w:rsid w:val="001E575D"/>
    <w:rsid w:val="001E6123"/>
    <w:rsid w:val="001E6926"/>
    <w:rsid w:val="001E726B"/>
    <w:rsid w:val="001E7B43"/>
    <w:rsid w:val="001F0316"/>
    <w:rsid w:val="001F05BF"/>
    <w:rsid w:val="001F060F"/>
    <w:rsid w:val="001F12AE"/>
    <w:rsid w:val="001F1A2F"/>
    <w:rsid w:val="001F2711"/>
    <w:rsid w:val="001F2A21"/>
    <w:rsid w:val="001F39FC"/>
    <w:rsid w:val="001F46B1"/>
    <w:rsid w:val="001F4777"/>
    <w:rsid w:val="001F5100"/>
    <w:rsid w:val="001F559B"/>
    <w:rsid w:val="001F55CF"/>
    <w:rsid w:val="001F5B01"/>
    <w:rsid w:val="001F5E0F"/>
    <w:rsid w:val="001F6E39"/>
    <w:rsid w:val="001F6E6E"/>
    <w:rsid w:val="001F70B6"/>
    <w:rsid w:val="001F7658"/>
    <w:rsid w:val="001F76B8"/>
    <w:rsid w:val="001F772C"/>
    <w:rsid w:val="00201404"/>
    <w:rsid w:val="002027C4"/>
    <w:rsid w:val="0020289E"/>
    <w:rsid w:val="00203015"/>
    <w:rsid w:val="00203817"/>
    <w:rsid w:val="00203AA4"/>
    <w:rsid w:val="002041D6"/>
    <w:rsid w:val="00204877"/>
    <w:rsid w:val="00204E99"/>
    <w:rsid w:val="00205E2B"/>
    <w:rsid w:val="00205EB9"/>
    <w:rsid w:val="0020612B"/>
    <w:rsid w:val="00206414"/>
    <w:rsid w:val="00206481"/>
    <w:rsid w:val="00207363"/>
    <w:rsid w:val="00207E60"/>
    <w:rsid w:val="0021152C"/>
    <w:rsid w:val="00211EEC"/>
    <w:rsid w:val="002122EF"/>
    <w:rsid w:val="00212595"/>
    <w:rsid w:val="00213381"/>
    <w:rsid w:val="00213CCE"/>
    <w:rsid w:val="00213D88"/>
    <w:rsid w:val="00214125"/>
    <w:rsid w:val="002156AE"/>
    <w:rsid w:val="0021615E"/>
    <w:rsid w:val="00216988"/>
    <w:rsid w:val="0021772D"/>
    <w:rsid w:val="00217924"/>
    <w:rsid w:val="00217A96"/>
    <w:rsid w:val="00217C16"/>
    <w:rsid w:val="002203C3"/>
    <w:rsid w:val="0022094A"/>
    <w:rsid w:val="0022123F"/>
    <w:rsid w:val="002219DA"/>
    <w:rsid w:val="00222067"/>
    <w:rsid w:val="00222207"/>
    <w:rsid w:val="002222C5"/>
    <w:rsid w:val="00222A35"/>
    <w:rsid w:val="00222D07"/>
    <w:rsid w:val="00223F0B"/>
    <w:rsid w:val="00224024"/>
    <w:rsid w:val="00224641"/>
    <w:rsid w:val="00224AE7"/>
    <w:rsid w:val="00226322"/>
    <w:rsid w:val="0022641A"/>
    <w:rsid w:val="00226730"/>
    <w:rsid w:val="0022684B"/>
    <w:rsid w:val="002268AD"/>
    <w:rsid w:val="00226F23"/>
    <w:rsid w:val="002272D2"/>
    <w:rsid w:val="00227E3F"/>
    <w:rsid w:val="002303D2"/>
    <w:rsid w:val="00230EBD"/>
    <w:rsid w:val="0023164D"/>
    <w:rsid w:val="00231889"/>
    <w:rsid w:val="00231A52"/>
    <w:rsid w:val="00231C0B"/>
    <w:rsid w:val="0023212B"/>
    <w:rsid w:val="00232B7E"/>
    <w:rsid w:val="00233336"/>
    <w:rsid w:val="002334EE"/>
    <w:rsid w:val="00233560"/>
    <w:rsid w:val="00233B41"/>
    <w:rsid w:val="00233ED4"/>
    <w:rsid w:val="00233EE7"/>
    <w:rsid w:val="002349D8"/>
    <w:rsid w:val="00234F74"/>
    <w:rsid w:val="002351A1"/>
    <w:rsid w:val="00235CF8"/>
    <w:rsid w:val="00236138"/>
    <w:rsid w:val="0023615F"/>
    <w:rsid w:val="00236956"/>
    <w:rsid w:val="00236E04"/>
    <w:rsid w:val="002377DE"/>
    <w:rsid w:val="00237D52"/>
    <w:rsid w:val="00237D7B"/>
    <w:rsid w:val="002403B1"/>
    <w:rsid w:val="00241BA0"/>
    <w:rsid w:val="002427C2"/>
    <w:rsid w:val="002429F3"/>
    <w:rsid w:val="00242CCC"/>
    <w:rsid w:val="002435DA"/>
    <w:rsid w:val="002437DE"/>
    <w:rsid w:val="0024399E"/>
    <w:rsid w:val="00243D1A"/>
    <w:rsid w:val="002443EB"/>
    <w:rsid w:val="00244417"/>
    <w:rsid w:val="0024472D"/>
    <w:rsid w:val="002447F4"/>
    <w:rsid w:val="00244942"/>
    <w:rsid w:val="00244A6C"/>
    <w:rsid w:val="00244ABD"/>
    <w:rsid w:val="0024530C"/>
    <w:rsid w:val="00245360"/>
    <w:rsid w:val="00245C5C"/>
    <w:rsid w:val="00246895"/>
    <w:rsid w:val="00246C6D"/>
    <w:rsid w:val="00246E36"/>
    <w:rsid w:val="00247675"/>
    <w:rsid w:val="00247E18"/>
    <w:rsid w:val="00247FDF"/>
    <w:rsid w:val="002504D8"/>
    <w:rsid w:val="00250703"/>
    <w:rsid w:val="0025122F"/>
    <w:rsid w:val="00251F43"/>
    <w:rsid w:val="00252298"/>
    <w:rsid w:val="00252984"/>
    <w:rsid w:val="00252D13"/>
    <w:rsid w:val="002531AE"/>
    <w:rsid w:val="002532C3"/>
    <w:rsid w:val="002536B3"/>
    <w:rsid w:val="002545F2"/>
    <w:rsid w:val="00254923"/>
    <w:rsid w:val="00254E73"/>
    <w:rsid w:val="00256156"/>
    <w:rsid w:val="00256B99"/>
    <w:rsid w:val="00260055"/>
    <w:rsid w:val="002601E4"/>
    <w:rsid w:val="00260221"/>
    <w:rsid w:val="002607C7"/>
    <w:rsid w:val="002609AF"/>
    <w:rsid w:val="0026158F"/>
    <w:rsid w:val="002616CB"/>
    <w:rsid w:val="00261736"/>
    <w:rsid w:val="00262618"/>
    <w:rsid w:val="00264C95"/>
    <w:rsid w:val="00265F7B"/>
    <w:rsid w:val="00266774"/>
    <w:rsid w:val="00266AAE"/>
    <w:rsid w:val="00266D32"/>
    <w:rsid w:val="00266F95"/>
    <w:rsid w:val="002670FA"/>
    <w:rsid w:val="00267D0E"/>
    <w:rsid w:val="00270F38"/>
    <w:rsid w:val="002714A6"/>
    <w:rsid w:val="00271E95"/>
    <w:rsid w:val="00271ECF"/>
    <w:rsid w:val="0027244E"/>
    <w:rsid w:val="00272491"/>
    <w:rsid w:val="0027257D"/>
    <w:rsid w:val="00272DEF"/>
    <w:rsid w:val="00272E8F"/>
    <w:rsid w:val="00273453"/>
    <w:rsid w:val="002751AE"/>
    <w:rsid w:val="00275442"/>
    <w:rsid w:val="0027575E"/>
    <w:rsid w:val="00275817"/>
    <w:rsid w:val="002759D4"/>
    <w:rsid w:val="00275BB5"/>
    <w:rsid w:val="00276757"/>
    <w:rsid w:val="00276BE8"/>
    <w:rsid w:val="00276E32"/>
    <w:rsid w:val="002771AA"/>
    <w:rsid w:val="0027783B"/>
    <w:rsid w:val="00277BBD"/>
    <w:rsid w:val="002801A8"/>
    <w:rsid w:val="0028084B"/>
    <w:rsid w:val="00282001"/>
    <w:rsid w:val="002822F9"/>
    <w:rsid w:val="0028233C"/>
    <w:rsid w:val="002834E4"/>
    <w:rsid w:val="00283770"/>
    <w:rsid w:val="002838DB"/>
    <w:rsid w:val="00283950"/>
    <w:rsid w:val="002839E2"/>
    <w:rsid w:val="00285269"/>
    <w:rsid w:val="002862CC"/>
    <w:rsid w:val="0028647C"/>
    <w:rsid w:val="002864F5"/>
    <w:rsid w:val="00286B24"/>
    <w:rsid w:val="00286DD7"/>
    <w:rsid w:val="002878F5"/>
    <w:rsid w:val="00290C63"/>
    <w:rsid w:val="00290E0B"/>
    <w:rsid w:val="00290ECA"/>
    <w:rsid w:val="0029125E"/>
    <w:rsid w:val="00291633"/>
    <w:rsid w:val="00291787"/>
    <w:rsid w:val="00291818"/>
    <w:rsid w:val="00291AFA"/>
    <w:rsid w:val="00292D7E"/>
    <w:rsid w:val="00293C23"/>
    <w:rsid w:val="00293F4E"/>
    <w:rsid w:val="0029437B"/>
    <w:rsid w:val="0029440D"/>
    <w:rsid w:val="00294B51"/>
    <w:rsid w:val="00295A8F"/>
    <w:rsid w:val="00295D80"/>
    <w:rsid w:val="00296503"/>
    <w:rsid w:val="002970EA"/>
    <w:rsid w:val="0029734A"/>
    <w:rsid w:val="00297D4C"/>
    <w:rsid w:val="002A0C57"/>
    <w:rsid w:val="002A1A57"/>
    <w:rsid w:val="002A28CE"/>
    <w:rsid w:val="002A33CC"/>
    <w:rsid w:val="002A38A8"/>
    <w:rsid w:val="002A472B"/>
    <w:rsid w:val="002A5190"/>
    <w:rsid w:val="002A5479"/>
    <w:rsid w:val="002A5FFD"/>
    <w:rsid w:val="002A65FD"/>
    <w:rsid w:val="002A6C57"/>
    <w:rsid w:val="002B07C2"/>
    <w:rsid w:val="002B11DE"/>
    <w:rsid w:val="002B1897"/>
    <w:rsid w:val="002B1B03"/>
    <w:rsid w:val="002B1CC5"/>
    <w:rsid w:val="002B2DE5"/>
    <w:rsid w:val="002B321C"/>
    <w:rsid w:val="002B34C4"/>
    <w:rsid w:val="002B5D84"/>
    <w:rsid w:val="002B5F65"/>
    <w:rsid w:val="002B6562"/>
    <w:rsid w:val="002B65AD"/>
    <w:rsid w:val="002B6771"/>
    <w:rsid w:val="002B7002"/>
    <w:rsid w:val="002B7030"/>
    <w:rsid w:val="002B74D3"/>
    <w:rsid w:val="002B77B0"/>
    <w:rsid w:val="002B78E3"/>
    <w:rsid w:val="002B7A25"/>
    <w:rsid w:val="002B7BF1"/>
    <w:rsid w:val="002B7F2C"/>
    <w:rsid w:val="002C06FB"/>
    <w:rsid w:val="002C0FC4"/>
    <w:rsid w:val="002C1372"/>
    <w:rsid w:val="002C1438"/>
    <w:rsid w:val="002C185F"/>
    <w:rsid w:val="002C18D1"/>
    <w:rsid w:val="002C190D"/>
    <w:rsid w:val="002C1C75"/>
    <w:rsid w:val="002C207D"/>
    <w:rsid w:val="002C225F"/>
    <w:rsid w:val="002C242F"/>
    <w:rsid w:val="002C2F7E"/>
    <w:rsid w:val="002C31E6"/>
    <w:rsid w:val="002C37A6"/>
    <w:rsid w:val="002C43A2"/>
    <w:rsid w:val="002C4579"/>
    <w:rsid w:val="002C4DBC"/>
    <w:rsid w:val="002C50CB"/>
    <w:rsid w:val="002C60CF"/>
    <w:rsid w:val="002C62E2"/>
    <w:rsid w:val="002C654B"/>
    <w:rsid w:val="002C69F4"/>
    <w:rsid w:val="002C7B71"/>
    <w:rsid w:val="002C7E30"/>
    <w:rsid w:val="002D0966"/>
    <w:rsid w:val="002D0C88"/>
    <w:rsid w:val="002D1547"/>
    <w:rsid w:val="002D15E8"/>
    <w:rsid w:val="002D2394"/>
    <w:rsid w:val="002D2CD1"/>
    <w:rsid w:val="002D2F18"/>
    <w:rsid w:val="002D3247"/>
    <w:rsid w:val="002D347E"/>
    <w:rsid w:val="002D3FDE"/>
    <w:rsid w:val="002D4CB5"/>
    <w:rsid w:val="002D4CF8"/>
    <w:rsid w:val="002D58D4"/>
    <w:rsid w:val="002D5F7B"/>
    <w:rsid w:val="002D6891"/>
    <w:rsid w:val="002D6AFF"/>
    <w:rsid w:val="002D75A4"/>
    <w:rsid w:val="002D7D0A"/>
    <w:rsid w:val="002E0C45"/>
    <w:rsid w:val="002E0E02"/>
    <w:rsid w:val="002E1AAA"/>
    <w:rsid w:val="002E2E09"/>
    <w:rsid w:val="002E39C4"/>
    <w:rsid w:val="002E3A6B"/>
    <w:rsid w:val="002E40CC"/>
    <w:rsid w:val="002E4FFA"/>
    <w:rsid w:val="002E524D"/>
    <w:rsid w:val="002E6152"/>
    <w:rsid w:val="002E633C"/>
    <w:rsid w:val="002E7407"/>
    <w:rsid w:val="002E77A0"/>
    <w:rsid w:val="002F16D7"/>
    <w:rsid w:val="002F1974"/>
    <w:rsid w:val="002F1DB2"/>
    <w:rsid w:val="002F21B6"/>
    <w:rsid w:val="002F2741"/>
    <w:rsid w:val="002F3181"/>
    <w:rsid w:val="002F34E0"/>
    <w:rsid w:val="002F3CBC"/>
    <w:rsid w:val="002F4FA2"/>
    <w:rsid w:val="002F5057"/>
    <w:rsid w:val="002F5877"/>
    <w:rsid w:val="002F60A1"/>
    <w:rsid w:val="002F6CBA"/>
    <w:rsid w:val="002F6E7A"/>
    <w:rsid w:val="002F7576"/>
    <w:rsid w:val="003013FE"/>
    <w:rsid w:val="00302194"/>
    <w:rsid w:val="003037C5"/>
    <w:rsid w:val="0030472C"/>
    <w:rsid w:val="00304AE7"/>
    <w:rsid w:val="00304EB0"/>
    <w:rsid w:val="00307621"/>
    <w:rsid w:val="0030776C"/>
    <w:rsid w:val="003102E8"/>
    <w:rsid w:val="00310AFE"/>
    <w:rsid w:val="003119A9"/>
    <w:rsid w:val="0031513C"/>
    <w:rsid w:val="003155CA"/>
    <w:rsid w:val="0031591C"/>
    <w:rsid w:val="00315F50"/>
    <w:rsid w:val="003173EA"/>
    <w:rsid w:val="00317BF7"/>
    <w:rsid w:val="00317D11"/>
    <w:rsid w:val="00317D78"/>
    <w:rsid w:val="00317F9F"/>
    <w:rsid w:val="003206AE"/>
    <w:rsid w:val="00320C84"/>
    <w:rsid w:val="00320EEA"/>
    <w:rsid w:val="003212A6"/>
    <w:rsid w:val="00321804"/>
    <w:rsid w:val="00321836"/>
    <w:rsid w:val="00322A54"/>
    <w:rsid w:val="00323BFE"/>
    <w:rsid w:val="003240F2"/>
    <w:rsid w:val="003241B1"/>
    <w:rsid w:val="0032502E"/>
    <w:rsid w:val="00325065"/>
    <w:rsid w:val="00325620"/>
    <w:rsid w:val="003256D5"/>
    <w:rsid w:val="00325911"/>
    <w:rsid w:val="00325973"/>
    <w:rsid w:val="00326335"/>
    <w:rsid w:val="00326AD6"/>
    <w:rsid w:val="00326E1C"/>
    <w:rsid w:val="00327279"/>
    <w:rsid w:val="003275D2"/>
    <w:rsid w:val="00327E86"/>
    <w:rsid w:val="0033120C"/>
    <w:rsid w:val="0033130A"/>
    <w:rsid w:val="00331884"/>
    <w:rsid w:val="00331A6B"/>
    <w:rsid w:val="00331E5D"/>
    <w:rsid w:val="0033202F"/>
    <w:rsid w:val="003320F8"/>
    <w:rsid w:val="003322B4"/>
    <w:rsid w:val="003326FF"/>
    <w:rsid w:val="00333409"/>
    <w:rsid w:val="00333D78"/>
    <w:rsid w:val="003348B9"/>
    <w:rsid w:val="00334A56"/>
    <w:rsid w:val="00335217"/>
    <w:rsid w:val="003355B7"/>
    <w:rsid w:val="00335E8C"/>
    <w:rsid w:val="00336128"/>
    <w:rsid w:val="003373C1"/>
    <w:rsid w:val="00340016"/>
    <w:rsid w:val="00340295"/>
    <w:rsid w:val="0034076F"/>
    <w:rsid w:val="00340C82"/>
    <w:rsid w:val="00340EEA"/>
    <w:rsid w:val="003414E7"/>
    <w:rsid w:val="00341697"/>
    <w:rsid w:val="00342057"/>
    <w:rsid w:val="00342139"/>
    <w:rsid w:val="003425A6"/>
    <w:rsid w:val="00342C89"/>
    <w:rsid w:val="00344382"/>
    <w:rsid w:val="0034507D"/>
    <w:rsid w:val="00345643"/>
    <w:rsid w:val="00345935"/>
    <w:rsid w:val="003460BA"/>
    <w:rsid w:val="003466AA"/>
    <w:rsid w:val="003475EB"/>
    <w:rsid w:val="003477E1"/>
    <w:rsid w:val="00347F7E"/>
    <w:rsid w:val="00350131"/>
    <w:rsid w:val="0035090B"/>
    <w:rsid w:val="003511B4"/>
    <w:rsid w:val="00351B48"/>
    <w:rsid w:val="00351B5C"/>
    <w:rsid w:val="00352C72"/>
    <w:rsid w:val="00353077"/>
    <w:rsid w:val="00353306"/>
    <w:rsid w:val="0035361B"/>
    <w:rsid w:val="00354239"/>
    <w:rsid w:val="003562C9"/>
    <w:rsid w:val="003564EE"/>
    <w:rsid w:val="00357494"/>
    <w:rsid w:val="00357698"/>
    <w:rsid w:val="00360363"/>
    <w:rsid w:val="003609F3"/>
    <w:rsid w:val="00360EDD"/>
    <w:rsid w:val="00363258"/>
    <w:rsid w:val="00363768"/>
    <w:rsid w:val="00363C0E"/>
    <w:rsid w:val="00363CD5"/>
    <w:rsid w:val="003641DB"/>
    <w:rsid w:val="003649CB"/>
    <w:rsid w:val="0036501E"/>
    <w:rsid w:val="0036544B"/>
    <w:rsid w:val="003654FD"/>
    <w:rsid w:val="00365ACF"/>
    <w:rsid w:val="00365E3B"/>
    <w:rsid w:val="00367829"/>
    <w:rsid w:val="00367949"/>
    <w:rsid w:val="00367DE4"/>
    <w:rsid w:val="00367F06"/>
    <w:rsid w:val="00370409"/>
    <w:rsid w:val="0037044F"/>
    <w:rsid w:val="00370ED9"/>
    <w:rsid w:val="003713B9"/>
    <w:rsid w:val="003714C8"/>
    <w:rsid w:val="0037189C"/>
    <w:rsid w:val="003727DD"/>
    <w:rsid w:val="00373208"/>
    <w:rsid w:val="00373356"/>
    <w:rsid w:val="0037364C"/>
    <w:rsid w:val="00373A88"/>
    <w:rsid w:val="00374868"/>
    <w:rsid w:val="00375067"/>
    <w:rsid w:val="00375850"/>
    <w:rsid w:val="00375DAB"/>
    <w:rsid w:val="0037639E"/>
    <w:rsid w:val="00376514"/>
    <w:rsid w:val="00376727"/>
    <w:rsid w:val="003768D1"/>
    <w:rsid w:val="0037692A"/>
    <w:rsid w:val="003772BF"/>
    <w:rsid w:val="00377829"/>
    <w:rsid w:val="003800D4"/>
    <w:rsid w:val="00380947"/>
    <w:rsid w:val="00380AED"/>
    <w:rsid w:val="0038233D"/>
    <w:rsid w:val="00383292"/>
    <w:rsid w:val="003835C7"/>
    <w:rsid w:val="00383FC2"/>
    <w:rsid w:val="0038476B"/>
    <w:rsid w:val="00385EEA"/>
    <w:rsid w:val="00386CC0"/>
    <w:rsid w:val="00390695"/>
    <w:rsid w:val="00390701"/>
    <w:rsid w:val="00390F5F"/>
    <w:rsid w:val="00391CB9"/>
    <w:rsid w:val="0039275F"/>
    <w:rsid w:val="00392CE3"/>
    <w:rsid w:val="003930E5"/>
    <w:rsid w:val="003958C3"/>
    <w:rsid w:val="00396113"/>
    <w:rsid w:val="003979E3"/>
    <w:rsid w:val="00397BA7"/>
    <w:rsid w:val="00397FB1"/>
    <w:rsid w:val="003A0798"/>
    <w:rsid w:val="003A1829"/>
    <w:rsid w:val="003A1AB5"/>
    <w:rsid w:val="003A261D"/>
    <w:rsid w:val="003A2741"/>
    <w:rsid w:val="003A2F67"/>
    <w:rsid w:val="003A3143"/>
    <w:rsid w:val="003A36A7"/>
    <w:rsid w:val="003A4112"/>
    <w:rsid w:val="003A431F"/>
    <w:rsid w:val="003A46FC"/>
    <w:rsid w:val="003A4EF8"/>
    <w:rsid w:val="003A5377"/>
    <w:rsid w:val="003A60D2"/>
    <w:rsid w:val="003A67E2"/>
    <w:rsid w:val="003A71C8"/>
    <w:rsid w:val="003A7667"/>
    <w:rsid w:val="003A76B6"/>
    <w:rsid w:val="003A7807"/>
    <w:rsid w:val="003A7CDE"/>
    <w:rsid w:val="003B0036"/>
    <w:rsid w:val="003B00DD"/>
    <w:rsid w:val="003B0B15"/>
    <w:rsid w:val="003B0E89"/>
    <w:rsid w:val="003B12F1"/>
    <w:rsid w:val="003B1D2D"/>
    <w:rsid w:val="003B2070"/>
    <w:rsid w:val="003B20F9"/>
    <w:rsid w:val="003B2766"/>
    <w:rsid w:val="003B2E0F"/>
    <w:rsid w:val="003B2FCD"/>
    <w:rsid w:val="003B3B7D"/>
    <w:rsid w:val="003B4E13"/>
    <w:rsid w:val="003B5002"/>
    <w:rsid w:val="003B5CBF"/>
    <w:rsid w:val="003B66F8"/>
    <w:rsid w:val="003C005C"/>
    <w:rsid w:val="003C0EFA"/>
    <w:rsid w:val="003C170B"/>
    <w:rsid w:val="003C22DD"/>
    <w:rsid w:val="003C282F"/>
    <w:rsid w:val="003C2AAD"/>
    <w:rsid w:val="003C2CDF"/>
    <w:rsid w:val="003C3CA0"/>
    <w:rsid w:val="003C44E5"/>
    <w:rsid w:val="003C480E"/>
    <w:rsid w:val="003C5355"/>
    <w:rsid w:val="003C5C48"/>
    <w:rsid w:val="003D07CC"/>
    <w:rsid w:val="003D0C0F"/>
    <w:rsid w:val="003D230D"/>
    <w:rsid w:val="003D2762"/>
    <w:rsid w:val="003D2CE6"/>
    <w:rsid w:val="003D38EE"/>
    <w:rsid w:val="003D4089"/>
    <w:rsid w:val="003D4E63"/>
    <w:rsid w:val="003D5527"/>
    <w:rsid w:val="003D5A21"/>
    <w:rsid w:val="003D5B23"/>
    <w:rsid w:val="003D5B9E"/>
    <w:rsid w:val="003D652E"/>
    <w:rsid w:val="003D6F2C"/>
    <w:rsid w:val="003D741C"/>
    <w:rsid w:val="003D781A"/>
    <w:rsid w:val="003D7946"/>
    <w:rsid w:val="003D79F8"/>
    <w:rsid w:val="003E04E9"/>
    <w:rsid w:val="003E0512"/>
    <w:rsid w:val="003E07B6"/>
    <w:rsid w:val="003E0C08"/>
    <w:rsid w:val="003E1C08"/>
    <w:rsid w:val="003E2464"/>
    <w:rsid w:val="003E2991"/>
    <w:rsid w:val="003E2B16"/>
    <w:rsid w:val="003E2C88"/>
    <w:rsid w:val="003E34BA"/>
    <w:rsid w:val="003E3608"/>
    <w:rsid w:val="003E38F3"/>
    <w:rsid w:val="003E3CCD"/>
    <w:rsid w:val="003E48C3"/>
    <w:rsid w:val="003E49BD"/>
    <w:rsid w:val="003E4D3C"/>
    <w:rsid w:val="003E4DC3"/>
    <w:rsid w:val="003E5528"/>
    <w:rsid w:val="003E5B2A"/>
    <w:rsid w:val="003E5FD5"/>
    <w:rsid w:val="003E68C6"/>
    <w:rsid w:val="003E6A74"/>
    <w:rsid w:val="003E751A"/>
    <w:rsid w:val="003E7E98"/>
    <w:rsid w:val="003E7F18"/>
    <w:rsid w:val="003E7FC9"/>
    <w:rsid w:val="003F00B2"/>
    <w:rsid w:val="003F06E1"/>
    <w:rsid w:val="003F19CD"/>
    <w:rsid w:val="003F19FD"/>
    <w:rsid w:val="003F1B72"/>
    <w:rsid w:val="003F1DC5"/>
    <w:rsid w:val="003F1EC4"/>
    <w:rsid w:val="003F21C3"/>
    <w:rsid w:val="003F2383"/>
    <w:rsid w:val="003F299F"/>
    <w:rsid w:val="003F2C6B"/>
    <w:rsid w:val="003F2C88"/>
    <w:rsid w:val="003F30C2"/>
    <w:rsid w:val="003F30FA"/>
    <w:rsid w:val="003F3BE2"/>
    <w:rsid w:val="003F3E53"/>
    <w:rsid w:val="003F45A0"/>
    <w:rsid w:val="003F48DC"/>
    <w:rsid w:val="003F5367"/>
    <w:rsid w:val="003F553A"/>
    <w:rsid w:val="003F59A8"/>
    <w:rsid w:val="003F5CB3"/>
    <w:rsid w:val="003F61A6"/>
    <w:rsid w:val="003F6218"/>
    <w:rsid w:val="003F6256"/>
    <w:rsid w:val="003F74A1"/>
    <w:rsid w:val="003F7B75"/>
    <w:rsid w:val="003F7BDC"/>
    <w:rsid w:val="00400241"/>
    <w:rsid w:val="0040029E"/>
    <w:rsid w:val="00400A01"/>
    <w:rsid w:val="0040104C"/>
    <w:rsid w:val="00401359"/>
    <w:rsid w:val="00402767"/>
    <w:rsid w:val="00402F6C"/>
    <w:rsid w:val="00405DEA"/>
    <w:rsid w:val="004069B2"/>
    <w:rsid w:val="00407358"/>
    <w:rsid w:val="00407745"/>
    <w:rsid w:val="00407A2A"/>
    <w:rsid w:val="00407CBC"/>
    <w:rsid w:val="00407D40"/>
    <w:rsid w:val="00407DA4"/>
    <w:rsid w:val="00407F9B"/>
    <w:rsid w:val="00410041"/>
    <w:rsid w:val="00410486"/>
    <w:rsid w:val="004107D0"/>
    <w:rsid w:val="004107E9"/>
    <w:rsid w:val="004109CC"/>
    <w:rsid w:val="0041193B"/>
    <w:rsid w:val="00412004"/>
    <w:rsid w:val="0041277B"/>
    <w:rsid w:val="004138BE"/>
    <w:rsid w:val="00413AD4"/>
    <w:rsid w:val="004140F6"/>
    <w:rsid w:val="00414407"/>
    <w:rsid w:val="0041459C"/>
    <w:rsid w:val="00414619"/>
    <w:rsid w:val="0041465E"/>
    <w:rsid w:val="0041485E"/>
    <w:rsid w:val="00415FF0"/>
    <w:rsid w:val="00416392"/>
    <w:rsid w:val="00416BD6"/>
    <w:rsid w:val="00416EE4"/>
    <w:rsid w:val="00417259"/>
    <w:rsid w:val="004172EC"/>
    <w:rsid w:val="00417B90"/>
    <w:rsid w:val="00417F76"/>
    <w:rsid w:val="00420694"/>
    <w:rsid w:val="0042109D"/>
    <w:rsid w:val="0042135C"/>
    <w:rsid w:val="00421C52"/>
    <w:rsid w:val="004236FC"/>
    <w:rsid w:val="00423AC7"/>
    <w:rsid w:val="00424359"/>
    <w:rsid w:val="0042499C"/>
    <w:rsid w:val="00425180"/>
    <w:rsid w:val="004253C3"/>
    <w:rsid w:val="00425DAA"/>
    <w:rsid w:val="004260B0"/>
    <w:rsid w:val="004261EB"/>
    <w:rsid w:val="00426515"/>
    <w:rsid w:val="004270B1"/>
    <w:rsid w:val="0042733C"/>
    <w:rsid w:val="00427EF1"/>
    <w:rsid w:val="004314BF"/>
    <w:rsid w:val="004319F2"/>
    <w:rsid w:val="00431A2F"/>
    <w:rsid w:val="00431F98"/>
    <w:rsid w:val="004326F3"/>
    <w:rsid w:val="004329E1"/>
    <w:rsid w:val="00432D2C"/>
    <w:rsid w:val="0043329E"/>
    <w:rsid w:val="004338AA"/>
    <w:rsid w:val="00435F38"/>
    <w:rsid w:val="00435FE4"/>
    <w:rsid w:val="00436CA6"/>
    <w:rsid w:val="00436CC3"/>
    <w:rsid w:val="00436CD1"/>
    <w:rsid w:val="00437B75"/>
    <w:rsid w:val="00437CDD"/>
    <w:rsid w:val="00440308"/>
    <w:rsid w:val="0044077E"/>
    <w:rsid w:val="00441479"/>
    <w:rsid w:val="004415DE"/>
    <w:rsid w:val="00441F4E"/>
    <w:rsid w:val="0044200F"/>
    <w:rsid w:val="004421BB"/>
    <w:rsid w:val="00442423"/>
    <w:rsid w:val="004427A5"/>
    <w:rsid w:val="00443919"/>
    <w:rsid w:val="00443962"/>
    <w:rsid w:val="0044400A"/>
    <w:rsid w:val="00445685"/>
    <w:rsid w:val="00446195"/>
    <w:rsid w:val="00446D48"/>
    <w:rsid w:val="004479D6"/>
    <w:rsid w:val="00450390"/>
    <w:rsid w:val="004504F4"/>
    <w:rsid w:val="004526E8"/>
    <w:rsid w:val="00452B30"/>
    <w:rsid w:val="00452E0B"/>
    <w:rsid w:val="0045305F"/>
    <w:rsid w:val="00453398"/>
    <w:rsid w:val="0045386D"/>
    <w:rsid w:val="00453D52"/>
    <w:rsid w:val="004541AF"/>
    <w:rsid w:val="00454B0F"/>
    <w:rsid w:val="00454C59"/>
    <w:rsid w:val="00454E8B"/>
    <w:rsid w:val="00454F93"/>
    <w:rsid w:val="00455DBA"/>
    <w:rsid w:val="00455FFE"/>
    <w:rsid w:val="004560FE"/>
    <w:rsid w:val="00456BFC"/>
    <w:rsid w:val="00456DD3"/>
    <w:rsid w:val="004575F9"/>
    <w:rsid w:val="00457AD0"/>
    <w:rsid w:val="00460D7E"/>
    <w:rsid w:val="004615F6"/>
    <w:rsid w:val="00461632"/>
    <w:rsid w:val="0046185C"/>
    <w:rsid w:val="004618DC"/>
    <w:rsid w:val="00461BE3"/>
    <w:rsid w:val="00462302"/>
    <w:rsid w:val="00465BC9"/>
    <w:rsid w:val="00466430"/>
    <w:rsid w:val="004664BF"/>
    <w:rsid w:val="00466C64"/>
    <w:rsid w:val="00466DEC"/>
    <w:rsid w:val="0046768D"/>
    <w:rsid w:val="00467DA3"/>
    <w:rsid w:val="004701AE"/>
    <w:rsid w:val="004720A7"/>
    <w:rsid w:val="004746E3"/>
    <w:rsid w:val="0047483B"/>
    <w:rsid w:val="00474DAC"/>
    <w:rsid w:val="004754D4"/>
    <w:rsid w:val="00475C4F"/>
    <w:rsid w:val="00475E03"/>
    <w:rsid w:val="00477435"/>
    <w:rsid w:val="00477495"/>
    <w:rsid w:val="00477945"/>
    <w:rsid w:val="00477BD6"/>
    <w:rsid w:val="00477F2D"/>
    <w:rsid w:val="0048090B"/>
    <w:rsid w:val="00481A07"/>
    <w:rsid w:val="00482234"/>
    <w:rsid w:val="00482528"/>
    <w:rsid w:val="004832E9"/>
    <w:rsid w:val="00483F5D"/>
    <w:rsid w:val="00484119"/>
    <w:rsid w:val="00484B70"/>
    <w:rsid w:val="00484FD1"/>
    <w:rsid w:val="00485EDB"/>
    <w:rsid w:val="0048695D"/>
    <w:rsid w:val="004869C4"/>
    <w:rsid w:val="00486B99"/>
    <w:rsid w:val="00486BF6"/>
    <w:rsid w:val="0049004B"/>
    <w:rsid w:val="00490A32"/>
    <w:rsid w:val="00490BAE"/>
    <w:rsid w:val="00490E3A"/>
    <w:rsid w:val="004914FE"/>
    <w:rsid w:val="00492D90"/>
    <w:rsid w:val="0049350A"/>
    <w:rsid w:val="0049386F"/>
    <w:rsid w:val="00493E63"/>
    <w:rsid w:val="00493EB0"/>
    <w:rsid w:val="00494541"/>
    <w:rsid w:val="0049463F"/>
    <w:rsid w:val="0049474B"/>
    <w:rsid w:val="00494AD7"/>
    <w:rsid w:val="00494D2A"/>
    <w:rsid w:val="00494EA9"/>
    <w:rsid w:val="00495AA8"/>
    <w:rsid w:val="00496B43"/>
    <w:rsid w:val="00496DEF"/>
    <w:rsid w:val="004971E0"/>
    <w:rsid w:val="004979ED"/>
    <w:rsid w:val="00497A76"/>
    <w:rsid w:val="004A0341"/>
    <w:rsid w:val="004A07D0"/>
    <w:rsid w:val="004A1126"/>
    <w:rsid w:val="004A11AA"/>
    <w:rsid w:val="004A147A"/>
    <w:rsid w:val="004A1BAA"/>
    <w:rsid w:val="004A246B"/>
    <w:rsid w:val="004A39BB"/>
    <w:rsid w:val="004A3A7E"/>
    <w:rsid w:val="004A3B93"/>
    <w:rsid w:val="004A4F15"/>
    <w:rsid w:val="004A59AF"/>
    <w:rsid w:val="004A5A70"/>
    <w:rsid w:val="004A5CCA"/>
    <w:rsid w:val="004A6127"/>
    <w:rsid w:val="004A6385"/>
    <w:rsid w:val="004A78B0"/>
    <w:rsid w:val="004A790C"/>
    <w:rsid w:val="004A7AA4"/>
    <w:rsid w:val="004B0488"/>
    <w:rsid w:val="004B04BA"/>
    <w:rsid w:val="004B0A73"/>
    <w:rsid w:val="004B120C"/>
    <w:rsid w:val="004B14DA"/>
    <w:rsid w:val="004B1586"/>
    <w:rsid w:val="004B20CE"/>
    <w:rsid w:val="004B274A"/>
    <w:rsid w:val="004B35F5"/>
    <w:rsid w:val="004B36EA"/>
    <w:rsid w:val="004B375F"/>
    <w:rsid w:val="004B4129"/>
    <w:rsid w:val="004B5161"/>
    <w:rsid w:val="004B78DA"/>
    <w:rsid w:val="004B7E3A"/>
    <w:rsid w:val="004C0087"/>
    <w:rsid w:val="004C0580"/>
    <w:rsid w:val="004C0D96"/>
    <w:rsid w:val="004C11E6"/>
    <w:rsid w:val="004C180A"/>
    <w:rsid w:val="004C2024"/>
    <w:rsid w:val="004C24EA"/>
    <w:rsid w:val="004C2D1F"/>
    <w:rsid w:val="004C2F76"/>
    <w:rsid w:val="004C359F"/>
    <w:rsid w:val="004C3669"/>
    <w:rsid w:val="004C3EC2"/>
    <w:rsid w:val="004C419C"/>
    <w:rsid w:val="004C4BDF"/>
    <w:rsid w:val="004C5678"/>
    <w:rsid w:val="004C7025"/>
    <w:rsid w:val="004C721B"/>
    <w:rsid w:val="004C7373"/>
    <w:rsid w:val="004C7C51"/>
    <w:rsid w:val="004C7CD2"/>
    <w:rsid w:val="004D01F1"/>
    <w:rsid w:val="004D02B9"/>
    <w:rsid w:val="004D0435"/>
    <w:rsid w:val="004D0A2A"/>
    <w:rsid w:val="004D0A6B"/>
    <w:rsid w:val="004D12E4"/>
    <w:rsid w:val="004D15D5"/>
    <w:rsid w:val="004D16A4"/>
    <w:rsid w:val="004D1E56"/>
    <w:rsid w:val="004D3216"/>
    <w:rsid w:val="004D396F"/>
    <w:rsid w:val="004D3E2E"/>
    <w:rsid w:val="004D4DB1"/>
    <w:rsid w:val="004D4E79"/>
    <w:rsid w:val="004D504D"/>
    <w:rsid w:val="004D5376"/>
    <w:rsid w:val="004D5934"/>
    <w:rsid w:val="004D597A"/>
    <w:rsid w:val="004D5997"/>
    <w:rsid w:val="004D5AEB"/>
    <w:rsid w:val="004D5D83"/>
    <w:rsid w:val="004D68D4"/>
    <w:rsid w:val="004D6BD6"/>
    <w:rsid w:val="004D6E6A"/>
    <w:rsid w:val="004D7242"/>
    <w:rsid w:val="004D7698"/>
    <w:rsid w:val="004D7AAE"/>
    <w:rsid w:val="004D7D88"/>
    <w:rsid w:val="004E0978"/>
    <w:rsid w:val="004E11D1"/>
    <w:rsid w:val="004E130D"/>
    <w:rsid w:val="004E15D9"/>
    <w:rsid w:val="004E163E"/>
    <w:rsid w:val="004E2368"/>
    <w:rsid w:val="004E2FAF"/>
    <w:rsid w:val="004E2FCE"/>
    <w:rsid w:val="004E333B"/>
    <w:rsid w:val="004E33E4"/>
    <w:rsid w:val="004E3E26"/>
    <w:rsid w:val="004E48C0"/>
    <w:rsid w:val="004E4E18"/>
    <w:rsid w:val="004E57AF"/>
    <w:rsid w:val="004E6298"/>
    <w:rsid w:val="004E64B4"/>
    <w:rsid w:val="004E6676"/>
    <w:rsid w:val="004E6B89"/>
    <w:rsid w:val="004E6E5E"/>
    <w:rsid w:val="004E79C9"/>
    <w:rsid w:val="004F0E48"/>
    <w:rsid w:val="004F0EFE"/>
    <w:rsid w:val="004F1FD5"/>
    <w:rsid w:val="004F359F"/>
    <w:rsid w:val="004F38DF"/>
    <w:rsid w:val="004F390D"/>
    <w:rsid w:val="004F5212"/>
    <w:rsid w:val="004F5757"/>
    <w:rsid w:val="004F5867"/>
    <w:rsid w:val="004F63CE"/>
    <w:rsid w:val="004F7004"/>
    <w:rsid w:val="004F7BD8"/>
    <w:rsid w:val="00500A19"/>
    <w:rsid w:val="00501236"/>
    <w:rsid w:val="005018FA"/>
    <w:rsid w:val="00501949"/>
    <w:rsid w:val="0050197E"/>
    <w:rsid w:val="00502559"/>
    <w:rsid w:val="00502AFA"/>
    <w:rsid w:val="00502C44"/>
    <w:rsid w:val="0050313A"/>
    <w:rsid w:val="00503E77"/>
    <w:rsid w:val="00504D0D"/>
    <w:rsid w:val="00504E02"/>
    <w:rsid w:val="005053F6"/>
    <w:rsid w:val="0050569D"/>
    <w:rsid w:val="005058B0"/>
    <w:rsid w:val="005060BD"/>
    <w:rsid w:val="00506431"/>
    <w:rsid w:val="00507EEC"/>
    <w:rsid w:val="00510308"/>
    <w:rsid w:val="00510702"/>
    <w:rsid w:val="00510A6C"/>
    <w:rsid w:val="00512222"/>
    <w:rsid w:val="00512227"/>
    <w:rsid w:val="005126CB"/>
    <w:rsid w:val="0051296B"/>
    <w:rsid w:val="0051384A"/>
    <w:rsid w:val="00513C34"/>
    <w:rsid w:val="005143E7"/>
    <w:rsid w:val="00514B5B"/>
    <w:rsid w:val="0051537F"/>
    <w:rsid w:val="0051642E"/>
    <w:rsid w:val="0051798F"/>
    <w:rsid w:val="00520922"/>
    <w:rsid w:val="00520B16"/>
    <w:rsid w:val="00520B4B"/>
    <w:rsid w:val="00521036"/>
    <w:rsid w:val="005210E9"/>
    <w:rsid w:val="00521B81"/>
    <w:rsid w:val="00522BE2"/>
    <w:rsid w:val="00522D3E"/>
    <w:rsid w:val="0052308C"/>
    <w:rsid w:val="00523784"/>
    <w:rsid w:val="00523957"/>
    <w:rsid w:val="005239D4"/>
    <w:rsid w:val="00524219"/>
    <w:rsid w:val="005242B7"/>
    <w:rsid w:val="00524B03"/>
    <w:rsid w:val="00524D8F"/>
    <w:rsid w:val="00524E31"/>
    <w:rsid w:val="0052625D"/>
    <w:rsid w:val="00527097"/>
    <w:rsid w:val="005279C1"/>
    <w:rsid w:val="00532426"/>
    <w:rsid w:val="005326D4"/>
    <w:rsid w:val="0053290E"/>
    <w:rsid w:val="00532CC9"/>
    <w:rsid w:val="005332A3"/>
    <w:rsid w:val="00533549"/>
    <w:rsid w:val="0053399B"/>
    <w:rsid w:val="00533A63"/>
    <w:rsid w:val="00534755"/>
    <w:rsid w:val="00534793"/>
    <w:rsid w:val="00534F43"/>
    <w:rsid w:val="00537698"/>
    <w:rsid w:val="00540018"/>
    <w:rsid w:val="00540B0F"/>
    <w:rsid w:val="00540B74"/>
    <w:rsid w:val="00540D0E"/>
    <w:rsid w:val="00540E36"/>
    <w:rsid w:val="0054176A"/>
    <w:rsid w:val="005423B3"/>
    <w:rsid w:val="0054269B"/>
    <w:rsid w:val="00542F0A"/>
    <w:rsid w:val="00543706"/>
    <w:rsid w:val="005439BC"/>
    <w:rsid w:val="00544293"/>
    <w:rsid w:val="00545530"/>
    <w:rsid w:val="00546BA2"/>
    <w:rsid w:val="005477D7"/>
    <w:rsid w:val="00547FD9"/>
    <w:rsid w:val="00550297"/>
    <w:rsid w:val="00550365"/>
    <w:rsid w:val="0055042E"/>
    <w:rsid w:val="00550DE5"/>
    <w:rsid w:val="00552AD8"/>
    <w:rsid w:val="005531F8"/>
    <w:rsid w:val="00553B83"/>
    <w:rsid w:val="00553E1F"/>
    <w:rsid w:val="00553F86"/>
    <w:rsid w:val="00554C1F"/>
    <w:rsid w:val="00554D2C"/>
    <w:rsid w:val="00554DD5"/>
    <w:rsid w:val="00555185"/>
    <w:rsid w:val="00555379"/>
    <w:rsid w:val="00555AAB"/>
    <w:rsid w:val="00555E98"/>
    <w:rsid w:val="00557C8E"/>
    <w:rsid w:val="0056037F"/>
    <w:rsid w:val="00561D6B"/>
    <w:rsid w:val="00561EA2"/>
    <w:rsid w:val="0056211A"/>
    <w:rsid w:val="0056217C"/>
    <w:rsid w:val="00562580"/>
    <w:rsid w:val="0056290F"/>
    <w:rsid w:val="00562CDF"/>
    <w:rsid w:val="005635F8"/>
    <w:rsid w:val="00564633"/>
    <w:rsid w:val="00564C7B"/>
    <w:rsid w:val="00564DD2"/>
    <w:rsid w:val="00564E6B"/>
    <w:rsid w:val="00565D15"/>
    <w:rsid w:val="00565EBD"/>
    <w:rsid w:val="005661C6"/>
    <w:rsid w:val="00567678"/>
    <w:rsid w:val="00567A50"/>
    <w:rsid w:val="00567E64"/>
    <w:rsid w:val="00567FEC"/>
    <w:rsid w:val="0057048F"/>
    <w:rsid w:val="0057193E"/>
    <w:rsid w:val="00571BA6"/>
    <w:rsid w:val="005722BA"/>
    <w:rsid w:val="0057367E"/>
    <w:rsid w:val="00573FEB"/>
    <w:rsid w:val="00574015"/>
    <w:rsid w:val="005746B4"/>
    <w:rsid w:val="005748A6"/>
    <w:rsid w:val="00574C59"/>
    <w:rsid w:val="00575595"/>
    <w:rsid w:val="00575786"/>
    <w:rsid w:val="0057632A"/>
    <w:rsid w:val="005769C5"/>
    <w:rsid w:val="00576AC8"/>
    <w:rsid w:val="00576D11"/>
    <w:rsid w:val="0057735E"/>
    <w:rsid w:val="00577688"/>
    <w:rsid w:val="00577E33"/>
    <w:rsid w:val="00577E78"/>
    <w:rsid w:val="00577F3F"/>
    <w:rsid w:val="00581551"/>
    <w:rsid w:val="00581D4F"/>
    <w:rsid w:val="00581DF8"/>
    <w:rsid w:val="00582191"/>
    <w:rsid w:val="00583890"/>
    <w:rsid w:val="0058465C"/>
    <w:rsid w:val="00585048"/>
    <w:rsid w:val="00585224"/>
    <w:rsid w:val="0058591D"/>
    <w:rsid w:val="0058749B"/>
    <w:rsid w:val="005900EF"/>
    <w:rsid w:val="00590914"/>
    <w:rsid w:val="00590EEF"/>
    <w:rsid w:val="005922A9"/>
    <w:rsid w:val="00592CA8"/>
    <w:rsid w:val="00594081"/>
    <w:rsid w:val="00595527"/>
    <w:rsid w:val="00595796"/>
    <w:rsid w:val="00596CBE"/>
    <w:rsid w:val="005977CB"/>
    <w:rsid w:val="00597F18"/>
    <w:rsid w:val="005A0469"/>
    <w:rsid w:val="005A0CF5"/>
    <w:rsid w:val="005A2B28"/>
    <w:rsid w:val="005A2B52"/>
    <w:rsid w:val="005A2E9E"/>
    <w:rsid w:val="005A3A08"/>
    <w:rsid w:val="005A3CE9"/>
    <w:rsid w:val="005A410F"/>
    <w:rsid w:val="005A45FF"/>
    <w:rsid w:val="005A4697"/>
    <w:rsid w:val="005A5073"/>
    <w:rsid w:val="005A533E"/>
    <w:rsid w:val="005A57BF"/>
    <w:rsid w:val="005A5813"/>
    <w:rsid w:val="005A598A"/>
    <w:rsid w:val="005A5A5B"/>
    <w:rsid w:val="005A63D9"/>
    <w:rsid w:val="005A664D"/>
    <w:rsid w:val="005A6695"/>
    <w:rsid w:val="005A6A45"/>
    <w:rsid w:val="005A6B51"/>
    <w:rsid w:val="005A70CA"/>
    <w:rsid w:val="005A7262"/>
    <w:rsid w:val="005B04C3"/>
    <w:rsid w:val="005B0722"/>
    <w:rsid w:val="005B080C"/>
    <w:rsid w:val="005B0D00"/>
    <w:rsid w:val="005B0D1E"/>
    <w:rsid w:val="005B1221"/>
    <w:rsid w:val="005B1AAF"/>
    <w:rsid w:val="005B1B06"/>
    <w:rsid w:val="005B1CD1"/>
    <w:rsid w:val="005B1D9A"/>
    <w:rsid w:val="005B2121"/>
    <w:rsid w:val="005B2DD1"/>
    <w:rsid w:val="005B3371"/>
    <w:rsid w:val="005B42A3"/>
    <w:rsid w:val="005B50A2"/>
    <w:rsid w:val="005B514F"/>
    <w:rsid w:val="005B5358"/>
    <w:rsid w:val="005B5A3B"/>
    <w:rsid w:val="005B5EE8"/>
    <w:rsid w:val="005B6074"/>
    <w:rsid w:val="005B613C"/>
    <w:rsid w:val="005B6668"/>
    <w:rsid w:val="005B6B55"/>
    <w:rsid w:val="005B70CC"/>
    <w:rsid w:val="005B74CA"/>
    <w:rsid w:val="005C060F"/>
    <w:rsid w:val="005C0945"/>
    <w:rsid w:val="005C12C6"/>
    <w:rsid w:val="005C12FD"/>
    <w:rsid w:val="005C1F4F"/>
    <w:rsid w:val="005C1F90"/>
    <w:rsid w:val="005C2204"/>
    <w:rsid w:val="005C3905"/>
    <w:rsid w:val="005C3C78"/>
    <w:rsid w:val="005C431C"/>
    <w:rsid w:val="005C4840"/>
    <w:rsid w:val="005C4B87"/>
    <w:rsid w:val="005C4BC0"/>
    <w:rsid w:val="005C4FBC"/>
    <w:rsid w:val="005C5574"/>
    <w:rsid w:val="005C617C"/>
    <w:rsid w:val="005C67F7"/>
    <w:rsid w:val="005C6A93"/>
    <w:rsid w:val="005C709F"/>
    <w:rsid w:val="005C7231"/>
    <w:rsid w:val="005C7346"/>
    <w:rsid w:val="005C7AC1"/>
    <w:rsid w:val="005C7C07"/>
    <w:rsid w:val="005D024C"/>
    <w:rsid w:val="005D0D34"/>
    <w:rsid w:val="005D10BC"/>
    <w:rsid w:val="005D133F"/>
    <w:rsid w:val="005D16C4"/>
    <w:rsid w:val="005D1B26"/>
    <w:rsid w:val="005D3257"/>
    <w:rsid w:val="005D3A80"/>
    <w:rsid w:val="005D3E39"/>
    <w:rsid w:val="005D3FD0"/>
    <w:rsid w:val="005D4500"/>
    <w:rsid w:val="005D4DD9"/>
    <w:rsid w:val="005D5F0F"/>
    <w:rsid w:val="005D6F53"/>
    <w:rsid w:val="005D7128"/>
    <w:rsid w:val="005D75BE"/>
    <w:rsid w:val="005D7B3F"/>
    <w:rsid w:val="005E003C"/>
    <w:rsid w:val="005E14D9"/>
    <w:rsid w:val="005E15ED"/>
    <w:rsid w:val="005E234E"/>
    <w:rsid w:val="005E23CB"/>
    <w:rsid w:val="005E265D"/>
    <w:rsid w:val="005E2C41"/>
    <w:rsid w:val="005E3D1D"/>
    <w:rsid w:val="005E6783"/>
    <w:rsid w:val="005E7248"/>
    <w:rsid w:val="005E774B"/>
    <w:rsid w:val="005E7BCC"/>
    <w:rsid w:val="005E7BDA"/>
    <w:rsid w:val="005F00FC"/>
    <w:rsid w:val="005F0761"/>
    <w:rsid w:val="005F1C4C"/>
    <w:rsid w:val="005F209F"/>
    <w:rsid w:val="005F2601"/>
    <w:rsid w:val="005F3BB3"/>
    <w:rsid w:val="005F47D7"/>
    <w:rsid w:val="005F4F63"/>
    <w:rsid w:val="005F5EC0"/>
    <w:rsid w:val="005F6469"/>
    <w:rsid w:val="005F6A31"/>
    <w:rsid w:val="005F71C1"/>
    <w:rsid w:val="005F79C2"/>
    <w:rsid w:val="005F7D94"/>
    <w:rsid w:val="00600140"/>
    <w:rsid w:val="00601532"/>
    <w:rsid w:val="00601BC3"/>
    <w:rsid w:val="00601C97"/>
    <w:rsid w:val="00601D17"/>
    <w:rsid w:val="006028B6"/>
    <w:rsid w:val="00603830"/>
    <w:rsid w:val="00603BA5"/>
    <w:rsid w:val="00603DB7"/>
    <w:rsid w:val="00605BA4"/>
    <w:rsid w:val="00605C9E"/>
    <w:rsid w:val="00605E2C"/>
    <w:rsid w:val="006061E7"/>
    <w:rsid w:val="00606C83"/>
    <w:rsid w:val="00606D57"/>
    <w:rsid w:val="0060714F"/>
    <w:rsid w:val="0060745D"/>
    <w:rsid w:val="00607CA7"/>
    <w:rsid w:val="00607CF5"/>
    <w:rsid w:val="006102E6"/>
    <w:rsid w:val="00610464"/>
    <w:rsid w:val="00610E03"/>
    <w:rsid w:val="006110AB"/>
    <w:rsid w:val="006116F0"/>
    <w:rsid w:val="006117B0"/>
    <w:rsid w:val="00611CC4"/>
    <w:rsid w:val="00611D7C"/>
    <w:rsid w:val="00611E10"/>
    <w:rsid w:val="006121FD"/>
    <w:rsid w:val="0061253F"/>
    <w:rsid w:val="00613894"/>
    <w:rsid w:val="00614864"/>
    <w:rsid w:val="00615044"/>
    <w:rsid w:val="00615B82"/>
    <w:rsid w:val="00615EFD"/>
    <w:rsid w:val="00616377"/>
    <w:rsid w:val="006172DF"/>
    <w:rsid w:val="00621DA0"/>
    <w:rsid w:val="00621DF1"/>
    <w:rsid w:val="00622AAF"/>
    <w:rsid w:val="00624AD1"/>
    <w:rsid w:val="00624B43"/>
    <w:rsid w:val="0062561F"/>
    <w:rsid w:val="00625B44"/>
    <w:rsid w:val="00625BD2"/>
    <w:rsid w:val="00625DB0"/>
    <w:rsid w:val="00625F3B"/>
    <w:rsid w:val="0062638B"/>
    <w:rsid w:val="00626DAE"/>
    <w:rsid w:val="0062726B"/>
    <w:rsid w:val="006274E0"/>
    <w:rsid w:val="0062789B"/>
    <w:rsid w:val="006300CB"/>
    <w:rsid w:val="00630874"/>
    <w:rsid w:val="00630D59"/>
    <w:rsid w:val="00630E42"/>
    <w:rsid w:val="00630F6B"/>
    <w:rsid w:val="0063168C"/>
    <w:rsid w:val="00631B45"/>
    <w:rsid w:val="00631CA5"/>
    <w:rsid w:val="00634AF4"/>
    <w:rsid w:val="0063555B"/>
    <w:rsid w:val="0063564A"/>
    <w:rsid w:val="00635F14"/>
    <w:rsid w:val="006362EA"/>
    <w:rsid w:val="00636F97"/>
    <w:rsid w:val="00637215"/>
    <w:rsid w:val="0063747F"/>
    <w:rsid w:val="00637C6D"/>
    <w:rsid w:val="00642422"/>
    <w:rsid w:val="00643113"/>
    <w:rsid w:val="00643382"/>
    <w:rsid w:val="006433A4"/>
    <w:rsid w:val="00643A3C"/>
    <w:rsid w:val="00644315"/>
    <w:rsid w:val="00644E0A"/>
    <w:rsid w:val="006454D3"/>
    <w:rsid w:val="00645EC0"/>
    <w:rsid w:val="00646211"/>
    <w:rsid w:val="00646706"/>
    <w:rsid w:val="006468F8"/>
    <w:rsid w:val="00646FC4"/>
    <w:rsid w:val="0064786D"/>
    <w:rsid w:val="00647953"/>
    <w:rsid w:val="00650A4E"/>
    <w:rsid w:val="00651DBC"/>
    <w:rsid w:val="00651E12"/>
    <w:rsid w:val="006522B0"/>
    <w:rsid w:val="00652536"/>
    <w:rsid w:val="0065279E"/>
    <w:rsid w:val="00652877"/>
    <w:rsid w:val="00652982"/>
    <w:rsid w:val="00652FAB"/>
    <w:rsid w:val="0065360D"/>
    <w:rsid w:val="00655178"/>
    <w:rsid w:val="006555B4"/>
    <w:rsid w:val="006555D2"/>
    <w:rsid w:val="00656AD6"/>
    <w:rsid w:val="00656E32"/>
    <w:rsid w:val="0065709A"/>
    <w:rsid w:val="006572B2"/>
    <w:rsid w:val="006578E9"/>
    <w:rsid w:val="00657A0E"/>
    <w:rsid w:val="006601BA"/>
    <w:rsid w:val="006601FB"/>
    <w:rsid w:val="006605E8"/>
    <w:rsid w:val="00660B37"/>
    <w:rsid w:val="0066160A"/>
    <w:rsid w:val="00661AC9"/>
    <w:rsid w:val="00662525"/>
    <w:rsid w:val="00663372"/>
    <w:rsid w:val="00663677"/>
    <w:rsid w:val="00663835"/>
    <w:rsid w:val="00663C57"/>
    <w:rsid w:val="00664383"/>
    <w:rsid w:val="006648E6"/>
    <w:rsid w:val="00664DF9"/>
    <w:rsid w:val="00665021"/>
    <w:rsid w:val="00665336"/>
    <w:rsid w:val="00665762"/>
    <w:rsid w:val="00665E4C"/>
    <w:rsid w:val="00666591"/>
    <w:rsid w:val="00666BC0"/>
    <w:rsid w:val="00670286"/>
    <w:rsid w:val="00671444"/>
    <w:rsid w:val="006715AD"/>
    <w:rsid w:val="0067174A"/>
    <w:rsid w:val="00671D10"/>
    <w:rsid w:val="00671F94"/>
    <w:rsid w:val="0067250D"/>
    <w:rsid w:val="00672691"/>
    <w:rsid w:val="00672A98"/>
    <w:rsid w:val="006746E3"/>
    <w:rsid w:val="0067484C"/>
    <w:rsid w:val="00675585"/>
    <w:rsid w:val="00676D6A"/>
    <w:rsid w:val="006778D1"/>
    <w:rsid w:val="0067AC65"/>
    <w:rsid w:val="006813E8"/>
    <w:rsid w:val="006825B1"/>
    <w:rsid w:val="00682C64"/>
    <w:rsid w:val="00682C83"/>
    <w:rsid w:val="00682F7A"/>
    <w:rsid w:val="00682F8D"/>
    <w:rsid w:val="00683BDB"/>
    <w:rsid w:val="00683C7E"/>
    <w:rsid w:val="006841B4"/>
    <w:rsid w:val="006853A6"/>
    <w:rsid w:val="00686B8D"/>
    <w:rsid w:val="0068727C"/>
    <w:rsid w:val="00687382"/>
    <w:rsid w:val="0068741D"/>
    <w:rsid w:val="006902EF"/>
    <w:rsid w:val="006910E6"/>
    <w:rsid w:val="00691FAA"/>
    <w:rsid w:val="006929A0"/>
    <w:rsid w:val="00693CA2"/>
    <w:rsid w:val="006941D4"/>
    <w:rsid w:val="006953A2"/>
    <w:rsid w:val="00695D91"/>
    <w:rsid w:val="006966F1"/>
    <w:rsid w:val="00696931"/>
    <w:rsid w:val="00696954"/>
    <w:rsid w:val="00696B73"/>
    <w:rsid w:val="006978AC"/>
    <w:rsid w:val="00697F13"/>
    <w:rsid w:val="00697FC4"/>
    <w:rsid w:val="006A1394"/>
    <w:rsid w:val="006A13EA"/>
    <w:rsid w:val="006A1FA5"/>
    <w:rsid w:val="006A222E"/>
    <w:rsid w:val="006A2BB7"/>
    <w:rsid w:val="006A2D54"/>
    <w:rsid w:val="006A2D8A"/>
    <w:rsid w:val="006A3059"/>
    <w:rsid w:val="006A3203"/>
    <w:rsid w:val="006A32D9"/>
    <w:rsid w:val="006A340B"/>
    <w:rsid w:val="006A35E0"/>
    <w:rsid w:val="006A474F"/>
    <w:rsid w:val="006A48C2"/>
    <w:rsid w:val="006A4C9D"/>
    <w:rsid w:val="006A4D07"/>
    <w:rsid w:val="006A5C4E"/>
    <w:rsid w:val="006A6507"/>
    <w:rsid w:val="006A6D1B"/>
    <w:rsid w:val="006A6F4F"/>
    <w:rsid w:val="006A707E"/>
    <w:rsid w:val="006A724A"/>
    <w:rsid w:val="006A7579"/>
    <w:rsid w:val="006A7A57"/>
    <w:rsid w:val="006A7FD9"/>
    <w:rsid w:val="006B0054"/>
    <w:rsid w:val="006B1425"/>
    <w:rsid w:val="006B2A1D"/>
    <w:rsid w:val="006B350E"/>
    <w:rsid w:val="006B411B"/>
    <w:rsid w:val="006B4ED7"/>
    <w:rsid w:val="006B55D4"/>
    <w:rsid w:val="006B57D1"/>
    <w:rsid w:val="006B64DE"/>
    <w:rsid w:val="006B657A"/>
    <w:rsid w:val="006B70F2"/>
    <w:rsid w:val="006C0413"/>
    <w:rsid w:val="006C1034"/>
    <w:rsid w:val="006C18A8"/>
    <w:rsid w:val="006C29B8"/>
    <w:rsid w:val="006C48A4"/>
    <w:rsid w:val="006C50F2"/>
    <w:rsid w:val="006C5295"/>
    <w:rsid w:val="006C5302"/>
    <w:rsid w:val="006C5FB4"/>
    <w:rsid w:val="006C7318"/>
    <w:rsid w:val="006C7587"/>
    <w:rsid w:val="006D475F"/>
    <w:rsid w:val="006D4BDB"/>
    <w:rsid w:val="006D524F"/>
    <w:rsid w:val="006D571D"/>
    <w:rsid w:val="006D6888"/>
    <w:rsid w:val="006D70E2"/>
    <w:rsid w:val="006E0899"/>
    <w:rsid w:val="006E0D7C"/>
    <w:rsid w:val="006E0E69"/>
    <w:rsid w:val="006E1055"/>
    <w:rsid w:val="006E1684"/>
    <w:rsid w:val="006E1FB3"/>
    <w:rsid w:val="006E20FC"/>
    <w:rsid w:val="006E2AEE"/>
    <w:rsid w:val="006E2EC8"/>
    <w:rsid w:val="006E3178"/>
    <w:rsid w:val="006E4A6B"/>
    <w:rsid w:val="006E4E82"/>
    <w:rsid w:val="006E5FA2"/>
    <w:rsid w:val="006E60C6"/>
    <w:rsid w:val="006E6334"/>
    <w:rsid w:val="006E6352"/>
    <w:rsid w:val="006E64F7"/>
    <w:rsid w:val="006E6517"/>
    <w:rsid w:val="006E664F"/>
    <w:rsid w:val="006E6A9E"/>
    <w:rsid w:val="006E6C1A"/>
    <w:rsid w:val="006E7308"/>
    <w:rsid w:val="006E7465"/>
    <w:rsid w:val="006E783E"/>
    <w:rsid w:val="006E7E0A"/>
    <w:rsid w:val="006E7EC1"/>
    <w:rsid w:val="006F0125"/>
    <w:rsid w:val="006F09AC"/>
    <w:rsid w:val="006F1659"/>
    <w:rsid w:val="006F1D8C"/>
    <w:rsid w:val="006F263A"/>
    <w:rsid w:val="006F26F1"/>
    <w:rsid w:val="006F2907"/>
    <w:rsid w:val="006F304C"/>
    <w:rsid w:val="006F3088"/>
    <w:rsid w:val="006F34AE"/>
    <w:rsid w:val="006F3748"/>
    <w:rsid w:val="006F4028"/>
    <w:rsid w:val="006F43F5"/>
    <w:rsid w:val="006F4E25"/>
    <w:rsid w:val="006F51AE"/>
    <w:rsid w:val="006F590C"/>
    <w:rsid w:val="006F6057"/>
    <w:rsid w:val="006F606C"/>
    <w:rsid w:val="006F6AA6"/>
    <w:rsid w:val="006F7333"/>
    <w:rsid w:val="006F7FEC"/>
    <w:rsid w:val="007000A9"/>
    <w:rsid w:val="007001BC"/>
    <w:rsid w:val="00700473"/>
    <w:rsid w:val="00700D8B"/>
    <w:rsid w:val="00700E28"/>
    <w:rsid w:val="00701317"/>
    <w:rsid w:val="00701404"/>
    <w:rsid w:val="00701962"/>
    <w:rsid w:val="00702F34"/>
    <w:rsid w:val="007031B8"/>
    <w:rsid w:val="0070347C"/>
    <w:rsid w:val="00703F70"/>
    <w:rsid w:val="00704F7B"/>
    <w:rsid w:val="00705689"/>
    <w:rsid w:val="00706466"/>
    <w:rsid w:val="00706863"/>
    <w:rsid w:val="00706983"/>
    <w:rsid w:val="00706AF6"/>
    <w:rsid w:val="00707061"/>
    <w:rsid w:val="0070751C"/>
    <w:rsid w:val="00707690"/>
    <w:rsid w:val="00710BB6"/>
    <w:rsid w:val="00711882"/>
    <w:rsid w:val="00711A5D"/>
    <w:rsid w:val="00711C93"/>
    <w:rsid w:val="007124A3"/>
    <w:rsid w:val="0071256D"/>
    <w:rsid w:val="0071270E"/>
    <w:rsid w:val="00714355"/>
    <w:rsid w:val="00714473"/>
    <w:rsid w:val="0071463E"/>
    <w:rsid w:val="00714A71"/>
    <w:rsid w:val="007162A4"/>
    <w:rsid w:val="00717214"/>
    <w:rsid w:val="00717C79"/>
    <w:rsid w:val="00717D34"/>
    <w:rsid w:val="00717E95"/>
    <w:rsid w:val="007204F8"/>
    <w:rsid w:val="007205CB"/>
    <w:rsid w:val="00721C32"/>
    <w:rsid w:val="007222EA"/>
    <w:rsid w:val="00722491"/>
    <w:rsid w:val="00722714"/>
    <w:rsid w:val="00722BAB"/>
    <w:rsid w:val="00722E90"/>
    <w:rsid w:val="0072325F"/>
    <w:rsid w:val="007234CF"/>
    <w:rsid w:val="007241A3"/>
    <w:rsid w:val="00724416"/>
    <w:rsid w:val="00724863"/>
    <w:rsid w:val="00725529"/>
    <w:rsid w:val="00725746"/>
    <w:rsid w:val="007260F8"/>
    <w:rsid w:val="007262AD"/>
    <w:rsid w:val="0072649B"/>
    <w:rsid w:val="00726683"/>
    <w:rsid w:val="00726815"/>
    <w:rsid w:val="00726DF7"/>
    <w:rsid w:val="00730758"/>
    <w:rsid w:val="00730823"/>
    <w:rsid w:val="007309F0"/>
    <w:rsid w:val="00730C9F"/>
    <w:rsid w:val="00732379"/>
    <w:rsid w:val="007324CB"/>
    <w:rsid w:val="00732CBC"/>
    <w:rsid w:val="0073330D"/>
    <w:rsid w:val="007339F9"/>
    <w:rsid w:val="00733C93"/>
    <w:rsid w:val="00733E1A"/>
    <w:rsid w:val="00733E63"/>
    <w:rsid w:val="00734966"/>
    <w:rsid w:val="00734AC3"/>
    <w:rsid w:val="007362C4"/>
    <w:rsid w:val="00736896"/>
    <w:rsid w:val="0073693A"/>
    <w:rsid w:val="00736B4A"/>
    <w:rsid w:val="007379E1"/>
    <w:rsid w:val="00737ECD"/>
    <w:rsid w:val="0074084B"/>
    <w:rsid w:val="00740F67"/>
    <w:rsid w:val="00740F6D"/>
    <w:rsid w:val="007411BD"/>
    <w:rsid w:val="00741406"/>
    <w:rsid w:val="007445E3"/>
    <w:rsid w:val="00745097"/>
    <w:rsid w:val="007450DD"/>
    <w:rsid w:val="0074580C"/>
    <w:rsid w:val="00745DCF"/>
    <w:rsid w:val="00745E6E"/>
    <w:rsid w:val="0074609D"/>
    <w:rsid w:val="00746A44"/>
    <w:rsid w:val="00746CE3"/>
    <w:rsid w:val="007471B7"/>
    <w:rsid w:val="007479FD"/>
    <w:rsid w:val="007505BE"/>
    <w:rsid w:val="00750CB2"/>
    <w:rsid w:val="00750D4C"/>
    <w:rsid w:val="00751268"/>
    <w:rsid w:val="00751610"/>
    <w:rsid w:val="00751B32"/>
    <w:rsid w:val="007525B0"/>
    <w:rsid w:val="00752714"/>
    <w:rsid w:val="00752B08"/>
    <w:rsid w:val="00753120"/>
    <w:rsid w:val="0075318F"/>
    <w:rsid w:val="0075343D"/>
    <w:rsid w:val="007535D1"/>
    <w:rsid w:val="00754642"/>
    <w:rsid w:val="007549E3"/>
    <w:rsid w:val="00755FFE"/>
    <w:rsid w:val="00756059"/>
    <w:rsid w:val="007568E8"/>
    <w:rsid w:val="00756A4D"/>
    <w:rsid w:val="00756D9B"/>
    <w:rsid w:val="00757A86"/>
    <w:rsid w:val="0075F805"/>
    <w:rsid w:val="00760933"/>
    <w:rsid w:val="007611F6"/>
    <w:rsid w:val="00761304"/>
    <w:rsid w:val="007617BF"/>
    <w:rsid w:val="00761AC1"/>
    <w:rsid w:val="00761E61"/>
    <w:rsid w:val="007624B2"/>
    <w:rsid w:val="00762569"/>
    <w:rsid w:val="00762FE4"/>
    <w:rsid w:val="00763821"/>
    <w:rsid w:val="00765D31"/>
    <w:rsid w:val="007667CB"/>
    <w:rsid w:val="00767547"/>
    <w:rsid w:val="00770ACA"/>
    <w:rsid w:val="00770D34"/>
    <w:rsid w:val="00772C28"/>
    <w:rsid w:val="00772CFD"/>
    <w:rsid w:val="00774640"/>
    <w:rsid w:val="007747DE"/>
    <w:rsid w:val="00774DFB"/>
    <w:rsid w:val="007757C0"/>
    <w:rsid w:val="007759E1"/>
    <w:rsid w:val="00775A9E"/>
    <w:rsid w:val="00775D1D"/>
    <w:rsid w:val="00776161"/>
    <w:rsid w:val="00776B64"/>
    <w:rsid w:val="00776C98"/>
    <w:rsid w:val="007804BF"/>
    <w:rsid w:val="0078065A"/>
    <w:rsid w:val="00781258"/>
    <w:rsid w:val="00781F50"/>
    <w:rsid w:val="0078247A"/>
    <w:rsid w:val="00782652"/>
    <w:rsid w:val="00782FD9"/>
    <w:rsid w:val="00783CF6"/>
    <w:rsid w:val="0078457B"/>
    <w:rsid w:val="0078470D"/>
    <w:rsid w:val="00784D1A"/>
    <w:rsid w:val="0078571A"/>
    <w:rsid w:val="007860E5"/>
    <w:rsid w:val="00786161"/>
    <w:rsid w:val="007866DC"/>
    <w:rsid w:val="00786BEB"/>
    <w:rsid w:val="007870C0"/>
    <w:rsid w:val="007879D3"/>
    <w:rsid w:val="00787A01"/>
    <w:rsid w:val="007901A1"/>
    <w:rsid w:val="0079043D"/>
    <w:rsid w:val="007908DD"/>
    <w:rsid w:val="00791F25"/>
    <w:rsid w:val="00792085"/>
    <w:rsid w:val="00792696"/>
    <w:rsid w:val="00792FB9"/>
    <w:rsid w:val="0079345A"/>
    <w:rsid w:val="00793675"/>
    <w:rsid w:val="00793B16"/>
    <w:rsid w:val="00794025"/>
    <w:rsid w:val="007940E7"/>
    <w:rsid w:val="00794446"/>
    <w:rsid w:val="00794B2A"/>
    <w:rsid w:val="00795200"/>
    <w:rsid w:val="0079547D"/>
    <w:rsid w:val="007956F8"/>
    <w:rsid w:val="00795729"/>
    <w:rsid w:val="00795FB5"/>
    <w:rsid w:val="00796DFA"/>
    <w:rsid w:val="007970A4"/>
    <w:rsid w:val="007A074F"/>
    <w:rsid w:val="007A096E"/>
    <w:rsid w:val="007A18EC"/>
    <w:rsid w:val="007A1E10"/>
    <w:rsid w:val="007A2D78"/>
    <w:rsid w:val="007A2DEF"/>
    <w:rsid w:val="007A2FD4"/>
    <w:rsid w:val="007A4110"/>
    <w:rsid w:val="007A4C62"/>
    <w:rsid w:val="007A4D91"/>
    <w:rsid w:val="007A4F42"/>
    <w:rsid w:val="007A5FAA"/>
    <w:rsid w:val="007A622E"/>
    <w:rsid w:val="007A7248"/>
    <w:rsid w:val="007A7289"/>
    <w:rsid w:val="007A7293"/>
    <w:rsid w:val="007A7E6F"/>
    <w:rsid w:val="007B07D6"/>
    <w:rsid w:val="007B07F4"/>
    <w:rsid w:val="007B10BB"/>
    <w:rsid w:val="007B17C1"/>
    <w:rsid w:val="007B23A1"/>
    <w:rsid w:val="007B27F4"/>
    <w:rsid w:val="007B2C7F"/>
    <w:rsid w:val="007B3435"/>
    <w:rsid w:val="007B40CB"/>
    <w:rsid w:val="007B48C3"/>
    <w:rsid w:val="007B4C07"/>
    <w:rsid w:val="007B55EB"/>
    <w:rsid w:val="007B58FB"/>
    <w:rsid w:val="007B5F31"/>
    <w:rsid w:val="007C02F3"/>
    <w:rsid w:val="007C0A3E"/>
    <w:rsid w:val="007C2042"/>
    <w:rsid w:val="007C229A"/>
    <w:rsid w:val="007C25EB"/>
    <w:rsid w:val="007C36EF"/>
    <w:rsid w:val="007C3AF9"/>
    <w:rsid w:val="007C3EE7"/>
    <w:rsid w:val="007C422D"/>
    <w:rsid w:val="007C4C1D"/>
    <w:rsid w:val="007C4FAF"/>
    <w:rsid w:val="007C4FF6"/>
    <w:rsid w:val="007C5163"/>
    <w:rsid w:val="007C52CE"/>
    <w:rsid w:val="007C544B"/>
    <w:rsid w:val="007C5DFD"/>
    <w:rsid w:val="007C5FD6"/>
    <w:rsid w:val="007C619B"/>
    <w:rsid w:val="007C778B"/>
    <w:rsid w:val="007C7802"/>
    <w:rsid w:val="007C79B9"/>
    <w:rsid w:val="007C7A06"/>
    <w:rsid w:val="007C7B3B"/>
    <w:rsid w:val="007D000B"/>
    <w:rsid w:val="007D042B"/>
    <w:rsid w:val="007D2442"/>
    <w:rsid w:val="007D2A36"/>
    <w:rsid w:val="007D326F"/>
    <w:rsid w:val="007D355B"/>
    <w:rsid w:val="007D3E7D"/>
    <w:rsid w:val="007D4B81"/>
    <w:rsid w:val="007D4D76"/>
    <w:rsid w:val="007D505C"/>
    <w:rsid w:val="007D50F8"/>
    <w:rsid w:val="007D5132"/>
    <w:rsid w:val="007D66A6"/>
    <w:rsid w:val="007D719A"/>
    <w:rsid w:val="007D76CB"/>
    <w:rsid w:val="007D7B13"/>
    <w:rsid w:val="007E02A6"/>
    <w:rsid w:val="007E18D1"/>
    <w:rsid w:val="007E2357"/>
    <w:rsid w:val="007E25AA"/>
    <w:rsid w:val="007E420F"/>
    <w:rsid w:val="007E48AB"/>
    <w:rsid w:val="007E4A30"/>
    <w:rsid w:val="007E52D9"/>
    <w:rsid w:val="007E5FEF"/>
    <w:rsid w:val="007E670C"/>
    <w:rsid w:val="007E67DB"/>
    <w:rsid w:val="007E70EB"/>
    <w:rsid w:val="007F051D"/>
    <w:rsid w:val="007F0955"/>
    <w:rsid w:val="007F121F"/>
    <w:rsid w:val="007F2410"/>
    <w:rsid w:val="007F277F"/>
    <w:rsid w:val="007F2A70"/>
    <w:rsid w:val="007F344B"/>
    <w:rsid w:val="007F447A"/>
    <w:rsid w:val="007F4841"/>
    <w:rsid w:val="007F4A17"/>
    <w:rsid w:val="007F518B"/>
    <w:rsid w:val="007F52B9"/>
    <w:rsid w:val="007F54D4"/>
    <w:rsid w:val="007F57AA"/>
    <w:rsid w:val="007F6859"/>
    <w:rsid w:val="007F6A25"/>
    <w:rsid w:val="007F6AE3"/>
    <w:rsid w:val="007F6C7A"/>
    <w:rsid w:val="007F6D96"/>
    <w:rsid w:val="007F6F9A"/>
    <w:rsid w:val="007F7BA3"/>
    <w:rsid w:val="007F7E22"/>
    <w:rsid w:val="00801ED8"/>
    <w:rsid w:val="008030B7"/>
    <w:rsid w:val="0080373A"/>
    <w:rsid w:val="00803BF1"/>
    <w:rsid w:val="00805CB5"/>
    <w:rsid w:val="00805E29"/>
    <w:rsid w:val="00807095"/>
    <w:rsid w:val="0080717B"/>
    <w:rsid w:val="0080755E"/>
    <w:rsid w:val="00807BFD"/>
    <w:rsid w:val="00807F30"/>
    <w:rsid w:val="00807F32"/>
    <w:rsid w:val="00810DB7"/>
    <w:rsid w:val="0081118B"/>
    <w:rsid w:val="00812172"/>
    <w:rsid w:val="008133F2"/>
    <w:rsid w:val="00813984"/>
    <w:rsid w:val="0081412D"/>
    <w:rsid w:val="00814363"/>
    <w:rsid w:val="0081439D"/>
    <w:rsid w:val="0081542B"/>
    <w:rsid w:val="0081568E"/>
    <w:rsid w:val="00816CFE"/>
    <w:rsid w:val="00817B64"/>
    <w:rsid w:val="00817F7F"/>
    <w:rsid w:val="00820924"/>
    <w:rsid w:val="008213C0"/>
    <w:rsid w:val="008213CD"/>
    <w:rsid w:val="00822331"/>
    <w:rsid w:val="0082236C"/>
    <w:rsid w:val="00822500"/>
    <w:rsid w:val="0082260E"/>
    <w:rsid w:val="008226F9"/>
    <w:rsid w:val="0082296E"/>
    <w:rsid w:val="00823AEE"/>
    <w:rsid w:val="00824575"/>
    <w:rsid w:val="00825AC4"/>
    <w:rsid w:val="00825C59"/>
    <w:rsid w:val="0082687C"/>
    <w:rsid w:val="00826A44"/>
    <w:rsid w:val="00826F34"/>
    <w:rsid w:val="00827087"/>
    <w:rsid w:val="00827701"/>
    <w:rsid w:val="00827B17"/>
    <w:rsid w:val="00827B6B"/>
    <w:rsid w:val="00831136"/>
    <w:rsid w:val="008315CA"/>
    <w:rsid w:val="0083214F"/>
    <w:rsid w:val="0083397C"/>
    <w:rsid w:val="00833B66"/>
    <w:rsid w:val="0083427D"/>
    <w:rsid w:val="0083435F"/>
    <w:rsid w:val="00834CE4"/>
    <w:rsid w:val="0083625E"/>
    <w:rsid w:val="00836D09"/>
    <w:rsid w:val="00836E2F"/>
    <w:rsid w:val="00836FCC"/>
    <w:rsid w:val="008372D8"/>
    <w:rsid w:val="00837DF0"/>
    <w:rsid w:val="00840419"/>
    <w:rsid w:val="00840C7D"/>
    <w:rsid w:val="00840F60"/>
    <w:rsid w:val="00842012"/>
    <w:rsid w:val="00843851"/>
    <w:rsid w:val="00845897"/>
    <w:rsid w:val="008458FB"/>
    <w:rsid w:val="00845AEF"/>
    <w:rsid w:val="008460DF"/>
    <w:rsid w:val="008464E7"/>
    <w:rsid w:val="00846951"/>
    <w:rsid w:val="00846DFC"/>
    <w:rsid w:val="00847E32"/>
    <w:rsid w:val="00850393"/>
    <w:rsid w:val="00850E44"/>
    <w:rsid w:val="00850F1F"/>
    <w:rsid w:val="008517A9"/>
    <w:rsid w:val="008519C1"/>
    <w:rsid w:val="00851C7F"/>
    <w:rsid w:val="00852487"/>
    <w:rsid w:val="0085359D"/>
    <w:rsid w:val="00853BA0"/>
    <w:rsid w:val="00854625"/>
    <w:rsid w:val="00854B9F"/>
    <w:rsid w:val="00855104"/>
    <w:rsid w:val="00855AC9"/>
    <w:rsid w:val="0085617D"/>
    <w:rsid w:val="00856652"/>
    <w:rsid w:val="00856ABA"/>
    <w:rsid w:val="00856DAD"/>
    <w:rsid w:val="00856E39"/>
    <w:rsid w:val="00860780"/>
    <w:rsid w:val="00860D31"/>
    <w:rsid w:val="008630CE"/>
    <w:rsid w:val="00863A63"/>
    <w:rsid w:val="00863F15"/>
    <w:rsid w:val="0086450B"/>
    <w:rsid w:val="00864872"/>
    <w:rsid w:val="00865390"/>
    <w:rsid w:val="00865646"/>
    <w:rsid w:val="00865C19"/>
    <w:rsid w:val="0086682A"/>
    <w:rsid w:val="00866A35"/>
    <w:rsid w:val="008675EB"/>
    <w:rsid w:val="00867DA5"/>
    <w:rsid w:val="0087056D"/>
    <w:rsid w:val="0087154C"/>
    <w:rsid w:val="00872303"/>
    <w:rsid w:val="00873A2C"/>
    <w:rsid w:val="00873C92"/>
    <w:rsid w:val="00874378"/>
    <w:rsid w:val="00874534"/>
    <w:rsid w:val="0087577D"/>
    <w:rsid w:val="00875C96"/>
    <w:rsid w:val="00876130"/>
    <w:rsid w:val="008764BD"/>
    <w:rsid w:val="00876683"/>
    <w:rsid w:val="00877230"/>
    <w:rsid w:val="00877973"/>
    <w:rsid w:val="00880578"/>
    <w:rsid w:val="00880C2D"/>
    <w:rsid w:val="00881DE8"/>
    <w:rsid w:val="00882288"/>
    <w:rsid w:val="00882B62"/>
    <w:rsid w:val="0088337C"/>
    <w:rsid w:val="008833EF"/>
    <w:rsid w:val="008837E9"/>
    <w:rsid w:val="0088393C"/>
    <w:rsid w:val="00883CE2"/>
    <w:rsid w:val="008840AE"/>
    <w:rsid w:val="0088479E"/>
    <w:rsid w:val="00884F4F"/>
    <w:rsid w:val="008857D7"/>
    <w:rsid w:val="00885926"/>
    <w:rsid w:val="00885BFC"/>
    <w:rsid w:val="008866B1"/>
    <w:rsid w:val="00887414"/>
    <w:rsid w:val="008876FD"/>
    <w:rsid w:val="0089016B"/>
    <w:rsid w:val="008904AF"/>
    <w:rsid w:val="008919A5"/>
    <w:rsid w:val="00891DDA"/>
    <w:rsid w:val="00892431"/>
    <w:rsid w:val="0089305D"/>
    <w:rsid w:val="00893C99"/>
    <w:rsid w:val="00894531"/>
    <w:rsid w:val="00894A18"/>
    <w:rsid w:val="00895A65"/>
    <w:rsid w:val="00896847"/>
    <w:rsid w:val="008972A4"/>
    <w:rsid w:val="00897A7A"/>
    <w:rsid w:val="008A0903"/>
    <w:rsid w:val="008A1855"/>
    <w:rsid w:val="008A214A"/>
    <w:rsid w:val="008A2C63"/>
    <w:rsid w:val="008A3B8D"/>
    <w:rsid w:val="008A4182"/>
    <w:rsid w:val="008A44B5"/>
    <w:rsid w:val="008A49D2"/>
    <w:rsid w:val="008A4C8D"/>
    <w:rsid w:val="008A5473"/>
    <w:rsid w:val="008A54F6"/>
    <w:rsid w:val="008A5AB8"/>
    <w:rsid w:val="008A6959"/>
    <w:rsid w:val="008A6967"/>
    <w:rsid w:val="008A6A24"/>
    <w:rsid w:val="008B0398"/>
    <w:rsid w:val="008B04F6"/>
    <w:rsid w:val="008B1050"/>
    <w:rsid w:val="008B1116"/>
    <w:rsid w:val="008B1786"/>
    <w:rsid w:val="008B17A9"/>
    <w:rsid w:val="008B1C0F"/>
    <w:rsid w:val="008B1F3C"/>
    <w:rsid w:val="008B23A1"/>
    <w:rsid w:val="008B27E6"/>
    <w:rsid w:val="008B2D69"/>
    <w:rsid w:val="008B35D9"/>
    <w:rsid w:val="008B360D"/>
    <w:rsid w:val="008B42F9"/>
    <w:rsid w:val="008B443B"/>
    <w:rsid w:val="008B46D5"/>
    <w:rsid w:val="008B4831"/>
    <w:rsid w:val="008B4B7F"/>
    <w:rsid w:val="008B4C10"/>
    <w:rsid w:val="008B4F71"/>
    <w:rsid w:val="008B501C"/>
    <w:rsid w:val="008B549F"/>
    <w:rsid w:val="008B54C0"/>
    <w:rsid w:val="008B7222"/>
    <w:rsid w:val="008B7923"/>
    <w:rsid w:val="008B7D65"/>
    <w:rsid w:val="008C0BBA"/>
    <w:rsid w:val="008C0E38"/>
    <w:rsid w:val="008C1495"/>
    <w:rsid w:val="008C170A"/>
    <w:rsid w:val="008C176C"/>
    <w:rsid w:val="008C1DC5"/>
    <w:rsid w:val="008C1E6E"/>
    <w:rsid w:val="008C2574"/>
    <w:rsid w:val="008C275E"/>
    <w:rsid w:val="008C354E"/>
    <w:rsid w:val="008C3BE8"/>
    <w:rsid w:val="008C3C9F"/>
    <w:rsid w:val="008C40B7"/>
    <w:rsid w:val="008C4DE0"/>
    <w:rsid w:val="008C5A35"/>
    <w:rsid w:val="008C5CD0"/>
    <w:rsid w:val="008C5D37"/>
    <w:rsid w:val="008C6010"/>
    <w:rsid w:val="008C664C"/>
    <w:rsid w:val="008D025F"/>
    <w:rsid w:val="008D1728"/>
    <w:rsid w:val="008D1FE6"/>
    <w:rsid w:val="008D2039"/>
    <w:rsid w:val="008D2429"/>
    <w:rsid w:val="008D43D6"/>
    <w:rsid w:val="008D4582"/>
    <w:rsid w:val="008D467D"/>
    <w:rsid w:val="008D4EC1"/>
    <w:rsid w:val="008D5ACD"/>
    <w:rsid w:val="008D5C19"/>
    <w:rsid w:val="008D7094"/>
    <w:rsid w:val="008D73FF"/>
    <w:rsid w:val="008D7A32"/>
    <w:rsid w:val="008D7F47"/>
    <w:rsid w:val="008E0205"/>
    <w:rsid w:val="008E031B"/>
    <w:rsid w:val="008E1C25"/>
    <w:rsid w:val="008E2558"/>
    <w:rsid w:val="008E25F1"/>
    <w:rsid w:val="008E3619"/>
    <w:rsid w:val="008E4934"/>
    <w:rsid w:val="008E4CA3"/>
    <w:rsid w:val="008E59BB"/>
    <w:rsid w:val="008E6063"/>
    <w:rsid w:val="008E68EB"/>
    <w:rsid w:val="008E6F52"/>
    <w:rsid w:val="008E7143"/>
    <w:rsid w:val="008E7DFD"/>
    <w:rsid w:val="008F0045"/>
    <w:rsid w:val="008F130C"/>
    <w:rsid w:val="008F1388"/>
    <w:rsid w:val="008F1B7F"/>
    <w:rsid w:val="008F1DBC"/>
    <w:rsid w:val="008F253F"/>
    <w:rsid w:val="008F28F8"/>
    <w:rsid w:val="008F3D86"/>
    <w:rsid w:val="008F47F1"/>
    <w:rsid w:val="008F4958"/>
    <w:rsid w:val="008F58F1"/>
    <w:rsid w:val="008F5999"/>
    <w:rsid w:val="008F5AA3"/>
    <w:rsid w:val="008F5EDB"/>
    <w:rsid w:val="008F63A4"/>
    <w:rsid w:val="008F64F8"/>
    <w:rsid w:val="008F6536"/>
    <w:rsid w:val="008F679A"/>
    <w:rsid w:val="008F6A41"/>
    <w:rsid w:val="008F7709"/>
    <w:rsid w:val="00900239"/>
    <w:rsid w:val="009003EB"/>
    <w:rsid w:val="00901150"/>
    <w:rsid w:val="009011E0"/>
    <w:rsid w:val="009017DF"/>
    <w:rsid w:val="00901ED5"/>
    <w:rsid w:val="00902447"/>
    <w:rsid w:val="009049E2"/>
    <w:rsid w:val="00904AF1"/>
    <w:rsid w:val="009054CD"/>
    <w:rsid w:val="00905543"/>
    <w:rsid w:val="0090689F"/>
    <w:rsid w:val="00907DB8"/>
    <w:rsid w:val="0091007A"/>
    <w:rsid w:val="009101C8"/>
    <w:rsid w:val="00910548"/>
    <w:rsid w:val="00910894"/>
    <w:rsid w:val="00910AFF"/>
    <w:rsid w:val="00910DBE"/>
    <w:rsid w:val="00910E99"/>
    <w:rsid w:val="00911027"/>
    <w:rsid w:val="00911116"/>
    <w:rsid w:val="0091215B"/>
    <w:rsid w:val="00912D95"/>
    <w:rsid w:val="009131F4"/>
    <w:rsid w:val="00913213"/>
    <w:rsid w:val="00913C10"/>
    <w:rsid w:val="00914AEC"/>
    <w:rsid w:val="00915CAC"/>
    <w:rsid w:val="0091619D"/>
    <w:rsid w:val="00916BA4"/>
    <w:rsid w:val="00916C33"/>
    <w:rsid w:val="009174AF"/>
    <w:rsid w:val="00917C0E"/>
    <w:rsid w:val="009225C8"/>
    <w:rsid w:val="009238C3"/>
    <w:rsid w:val="00924111"/>
    <w:rsid w:val="0092422C"/>
    <w:rsid w:val="00925AA2"/>
    <w:rsid w:val="00925FEC"/>
    <w:rsid w:val="00926368"/>
    <w:rsid w:val="009271D3"/>
    <w:rsid w:val="009277A8"/>
    <w:rsid w:val="00927B39"/>
    <w:rsid w:val="00927FA5"/>
    <w:rsid w:val="00930342"/>
    <w:rsid w:val="00930E1F"/>
    <w:rsid w:val="0093129B"/>
    <w:rsid w:val="00932D99"/>
    <w:rsid w:val="00932F86"/>
    <w:rsid w:val="00934853"/>
    <w:rsid w:val="0093523A"/>
    <w:rsid w:val="00935957"/>
    <w:rsid w:val="00936179"/>
    <w:rsid w:val="0093680C"/>
    <w:rsid w:val="009373C8"/>
    <w:rsid w:val="00937B93"/>
    <w:rsid w:val="00937DEE"/>
    <w:rsid w:val="00940567"/>
    <w:rsid w:val="00940F63"/>
    <w:rsid w:val="009412D7"/>
    <w:rsid w:val="0094141F"/>
    <w:rsid w:val="00941945"/>
    <w:rsid w:val="00942975"/>
    <w:rsid w:val="00943A56"/>
    <w:rsid w:val="00943D0F"/>
    <w:rsid w:val="0094417C"/>
    <w:rsid w:val="00944FD8"/>
    <w:rsid w:val="009451F6"/>
    <w:rsid w:val="00945667"/>
    <w:rsid w:val="009458AF"/>
    <w:rsid w:val="00945A47"/>
    <w:rsid w:val="0094613F"/>
    <w:rsid w:val="009461CE"/>
    <w:rsid w:val="009470BF"/>
    <w:rsid w:val="00947480"/>
    <w:rsid w:val="00950ABC"/>
    <w:rsid w:val="00951186"/>
    <w:rsid w:val="00951437"/>
    <w:rsid w:val="0095145F"/>
    <w:rsid w:val="00951B5B"/>
    <w:rsid w:val="00952008"/>
    <w:rsid w:val="00952BD7"/>
    <w:rsid w:val="00953F2A"/>
    <w:rsid w:val="00955996"/>
    <w:rsid w:val="00955B27"/>
    <w:rsid w:val="00955FD6"/>
    <w:rsid w:val="009569E4"/>
    <w:rsid w:val="00956FA0"/>
    <w:rsid w:val="0095726B"/>
    <w:rsid w:val="00957350"/>
    <w:rsid w:val="00957864"/>
    <w:rsid w:val="009612EB"/>
    <w:rsid w:val="009626F3"/>
    <w:rsid w:val="00962A8C"/>
    <w:rsid w:val="00963198"/>
    <w:rsid w:val="00963A2F"/>
    <w:rsid w:val="009643D5"/>
    <w:rsid w:val="0096618B"/>
    <w:rsid w:val="009663CB"/>
    <w:rsid w:val="00966505"/>
    <w:rsid w:val="009667EE"/>
    <w:rsid w:val="009671CC"/>
    <w:rsid w:val="0096773E"/>
    <w:rsid w:val="00967C93"/>
    <w:rsid w:val="00970AB8"/>
    <w:rsid w:val="009719E4"/>
    <w:rsid w:val="00972066"/>
    <w:rsid w:val="00972136"/>
    <w:rsid w:val="00972689"/>
    <w:rsid w:val="009726C9"/>
    <w:rsid w:val="00973238"/>
    <w:rsid w:val="00973547"/>
    <w:rsid w:val="00973C69"/>
    <w:rsid w:val="00974370"/>
    <w:rsid w:val="00974486"/>
    <w:rsid w:val="009744C2"/>
    <w:rsid w:val="00974C62"/>
    <w:rsid w:val="009760B6"/>
    <w:rsid w:val="00976176"/>
    <w:rsid w:val="009763E3"/>
    <w:rsid w:val="00977419"/>
    <w:rsid w:val="00977BAD"/>
    <w:rsid w:val="0098077C"/>
    <w:rsid w:val="00981906"/>
    <w:rsid w:val="00981CEC"/>
    <w:rsid w:val="0098207E"/>
    <w:rsid w:val="0098213B"/>
    <w:rsid w:val="0098286F"/>
    <w:rsid w:val="00982913"/>
    <w:rsid w:val="00982F96"/>
    <w:rsid w:val="0098497C"/>
    <w:rsid w:val="00984E5E"/>
    <w:rsid w:val="00984E61"/>
    <w:rsid w:val="00985340"/>
    <w:rsid w:val="0098563F"/>
    <w:rsid w:val="009857FC"/>
    <w:rsid w:val="00985983"/>
    <w:rsid w:val="00985A9C"/>
    <w:rsid w:val="00986AB8"/>
    <w:rsid w:val="00987B0A"/>
    <w:rsid w:val="00987DAE"/>
    <w:rsid w:val="00990F06"/>
    <w:rsid w:val="00991B4F"/>
    <w:rsid w:val="00991B79"/>
    <w:rsid w:val="0099231F"/>
    <w:rsid w:val="0099429D"/>
    <w:rsid w:val="00994431"/>
    <w:rsid w:val="00994C17"/>
    <w:rsid w:val="00995DAB"/>
    <w:rsid w:val="009961CA"/>
    <w:rsid w:val="0099641B"/>
    <w:rsid w:val="00996586"/>
    <w:rsid w:val="009971BE"/>
    <w:rsid w:val="0099726C"/>
    <w:rsid w:val="009A094A"/>
    <w:rsid w:val="009A0E22"/>
    <w:rsid w:val="009A1453"/>
    <w:rsid w:val="009A1642"/>
    <w:rsid w:val="009A17F5"/>
    <w:rsid w:val="009A1D55"/>
    <w:rsid w:val="009A289B"/>
    <w:rsid w:val="009A28D0"/>
    <w:rsid w:val="009A2D2D"/>
    <w:rsid w:val="009A2E2E"/>
    <w:rsid w:val="009A31B3"/>
    <w:rsid w:val="009A3B12"/>
    <w:rsid w:val="009A3F04"/>
    <w:rsid w:val="009A47B6"/>
    <w:rsid w:val="009A5101"/>
    <w:rsid w:val="009A65F0"/>
    <w:rsid w:val="009A697C"/>
    <w:rsid w:val="009A7CEC"/>
    <w:rsid w:val="009B01D8"/>
    <w:rsid w:val="009B05D8"/>
    <w:rsid w:val="009B06FF"/>
    <w:rsid w:val="009B115E"/>
    <w:rsid w:val="009B18DA"/>
    <w:rsid w:val="009B285C"/>
    <w:rsid w:val="009B2FAE"/>
    <w:rsid w:val="009B3B31"/>
    <w:rsid w:val="009B401B"/>
    <w:rsid w:val="009B4BDE"/>
    <w:rsid w:val="009B5136"/>
    <w:rsid w:val="009B560F"/>
    <w:rsid w:val="009B63CC"/>
    <w:rsid w:val="009B7156"/>
    <w:rsid w:val="009B7859"/>
    <w:rsid w:val="009C00C8"/>
    <w:rsid w:val="009C05C7"/>
    <w:rsid w:val="009C0D15"/>
    <w:rsid w:val="009C11CF"/>
    <w:rsid w:val="009C17AC"/>
    <w:rsid w:val="009C17C0"/>
    <w:rsid w:val="009C1F12"/>
    <w:rsid w:val="009C20BD"/>
    <w:rsid w:val="009C23DF"/>
    <w:rsid w:val="009C25C2"/>
    <w:rsid w:val="009C2F3E"/>
    <w:rsid w:val="009C345B"/>
    <w:rsid w:val="009C3B3C"/>
    <w:rsid w:val="009C3DAD"/>
    <w:rsid w:val="009C3EA6"/>
    <w:rsid w:val="009C45FC"/>
    <w:rsid w:val="009C4AD8"/>
    <w:rsid w:val="009C4D61"/>
    <w:rsid w:val="009C4E20"/>
    <w:rsid w:val="009C5909"/>
    <w:rsid w:val="009C646B"/>
    <w:rsid w:val="009C7182"/>
    <w:rsid w:val="009C7695"/>
    <w:rsid w:val="009C7715"/>
    <w:rsid w:val="009C79FE"/>
    <w:rsid w:val="009C7A97"/>
    <w:rsid w:val="009D05BB"/>
    <w:rsid w:val="009D19A1"/>
    <w:rsid w:val="009D2DF3"/>
    <w:rsid w:val="009D2F86"/>
    <w:rsid w:val="009D375A"/>
    <w:rsid w:val="009D3B5B"/>
    <w:rsid w:val="009D3C3F"/>
    <w:rsid w:val="009D3F34"/>
    <w:rsid w:val="009D4367"/>
    <w:rsid w:val="009D47AE"/>
    <w:rsid w:val="009D4B40"/>
    <w:rsid w:val="009D5F61"/>
    <w:rsid w:val="009D6A24"/>
    <w:rsid w:val="009D6A2B"/>
    <w:rsid w:val="009D6CCD"/>
    <w:rsid w:val="009D7069"/>
    <w:rsid w:val="009D7181"/>
    <w:rsid w:val="009D7212"/>
    <w:rsid w:val="009E00BB"/>
    <w:rsid w:val="009E026F"/>
    <w:rsid w:val="009E0ABA"/>
    <w:rsid w:val="009E0F63"/>
    <w:rsid w:val="009E2725"/>
    <w:rsid w:val="009E2A10"/>
    <w:rsid w:val="009E2F61"/>
    <w:rsid w:val="009E3390"/>
    <w:rsid w:val="009E35F2"/>
    <w:rsid w:val="009E4E3C"/>
    <w:rsid w:val="009E4E67"/>
    <w:rsid w:val="009E606D"/>
    <w:rsid w:val="009E6D26"/>
    <w:rsid w:val="009E6FC0"/>
    <w:rsid w:val="009E79D7"/>
    <w:rsid w:val="009E7A57"/>
    <w:rsid w:val="009E7CDC"/>
    <w:rsid w:val="009F017E"/>
    <w:rsid w:val="009F0D23"/>
    <w:rsid w:val="009F2004"/>
    <w:rsid w:val="009F2305"/>
    <w:rsid w:val="009F2962"/>
    <w:rsid w:val="009F32D4"/>
    <w:rsid w:val="009F3642"/>
    <w:rsid w:val="009F3905"/>
    <w:rsid w:val="009F3A8A"/>
    <w:rsid w:val="009F426A"/>
    <w:rsid w:val="009F4F4C"/>
    <w:rsid w:val="009F5562"/>
    <w:rsid w:val="009F5BE9"/>
    <w:rsid w:val="009F5C35"/>
    <w:rsid w:val="009F6ED0"/>
    <w:rsid w:val="009F74DE"/>
    <w:rsid w:val="009F75DD"/>
    <w:rsid w:val="009F76D5"/>
    <w:rsid w:val="009F7827"/>
    <w:rsid w:val="009F784B"/>
    <w:rsid w:val="009F7AC0"/>
    <w:rsid w:val="009F7C99"/>
    <w:rsid w:val="00A0014C"/>
    <w:rsid w:val="00A00922"/>
    <w:rsid w:val="00A009E3"/>
    <w:rsid w:val="00A01A59"/>
    <w:rsid w:val="00A0268F"/>
    <w:rsid w:val="00A03742"/>
    <w:rsid w:val="00A03B0E"/>
    <w:rsid w:val="00A04765"/>
    <w:rsid w:val="00A04AC8"/>
    <w:rsid w:val="00A04DC3"/>
    <w:rsid w:val="00A06BEB"/>
    <w:rsid w:val="00A06FD3"/>
    <w:rsid w:val="00A074AA"/>
    <w:rsid w:val="00A07566"/>
    <w:rsid w:val="00A1175D"/>
    <w:rsid w:val="00A1187E"/>
    <w:rsid w:val="00A11F61"/>
    <w:rsid w:val="00A12706"/>
    <w:rsid w:val="00A13711"/>
    <w:rsid w:val="00A13EC0"/>
    <w:rsid w:val="00A1492D"/>
    <w:rsid w:val="00A15408"/>
    <w:rsid w:val="00A16060"/>
    <w:rsid w:val="00A166A8"/>
    <w:rsid w:val="00A174F6"/>
    <w:rsid w:val="00A17EEF"/>
    <w:rsid w:val="00A20B38"/>
    <w:rsid w:val="00A21A43"/>
    <w:rsid w:val="00A22800"/>
    <w:rsid w:val="00A22C7D"/>
    <w:rsid w:val="00A22E02"/>
    <w:rsid w:val="00A2392C"/>
    <w:rsid w:val="00A23999"/>
    <w:rsid w:val="00A23D8A"/>
    <w:rsid w:val="00A23F5D"/>
    <w:rsid w:val="00A24941"/>
    <w:rsid w:val="00A24A31"/>
    <w:rsid w:val="00A24E20"/>
    <w:rsid w:val="00A25CAE"/>
    <w:rsid w:val="00A26436"/>
    <w:rsid w:val="00A2655F"/>
    <w:rsid w:val="00A269A5"/>
    <w:rsid w:val="00A269F7"/>
    <w:rsid w:val="00A26D6F"/>
    <w:rsid w:val="00A27224"/>
    <w:rsid w:val="00A2766E"/>
    <w:rsid w:val="00A3038A"/>
    <w:rsid w:val="00A309CB"/>
    <w:rsid w:val="00A31F80"/>
    <w:rsid w:val="00A3200D"/>
    <w:rsid w:val="00A32CC6"/>
    <w:rsid w:val="00A32D55"/>
    <w:rsid w:val="00A33BED"/>
    <w:rsid w:val="00A33E0A"/>
    <w:rsid w:val="00A342B9"/>
    <w:rsid w:val="00A34B98"/>
    <w:rsid w:val="00A34CA7"/>
    <w:rsid w:val="00A3574E"/>
    <w:rsid w:val="00A358AB"/>
    <w:rsid w:val="00A358B5"/>
    <w:rsid w:val="00A359A6"/>
    <w:rsid w:val="00A35DCD"/>
    <w:rsid w:val="00A3624E"/>
    <w:rsid w:val="00A36D61"/>
    <w:rsid w:val="00A370DA"/>
    <w:rsid w:val="00A376D9"/>
    <w:rsid w:val="00A3798E"/>
    <w:rsid w:val="00A37A68"/>
    <w:rsid w:val="00A37C58"/>
    <w:rsid w:val="00A40F9D"/>
    <w:rsid w:val="00A41376"/>
    <w:rsid w:val="00A41E1F"/>
    <w:rsid w:val="00A42CA3"/>
    <w:rsid w:val="00A438F7"/>
    <w:rsid w:val="00A43D84"/>
    <w:rsid w:val="00A4457E"/>
    <w:rsid w:val="00A44681"/>
    <w:rsid w:val="00A446A2"/>
    <w:rsid w:val="00A454A3"/>
    <w:rsid w:val="00A45800"/>
    <w:rsid w:val="00A46C71"/>
    <w:rsid w:val="00A46F6F"/>
    <w:rsid w:val="00A4745C"/>
    <w:rsid w:val="00A47A03"/>
    <w:rsid w:val="00A5001E"/>
    <w:rsid w:val="00A50943"/>
    <w:rsid w:val="00A510AB"/>
    <w:rsid w:val="00A523D4"/>
    <w:rsid w:val="00A53701"/>
    <w:rsid w:val="00A53ED5"/>
    <w:rsid w:val="00A5540B"/>
    <w:rsid w:val="00A55A8A"/>
    <w:rsid w:val="00A55F2A"/>
    <w:rsid w:val="00A5622D"/>
    <w:rsid w:val="00A56885"/>
    <w:rsid w:val="00A575F1"/>
    <w:rsid w:val="00A60826"/>
    <w:rsid w:val="00A60EB4"/>
    <w:rsid w:val="00A61B79"/>
    <w:rsid w:val="00A62918"/>
    <w:rsid w:val="00A63533"/>
    <w:rsid w:val="00A6368B"/>
    <w:rsid w:val="00A63CB8"/>
    <w:rsid w:val="00A648E1"/>
    <w:rsid w:val="00A64AD9"/>
    <w:rsid w:val="00A65182"/>
    <w:rsid w:val="00A65CF7"/>
    <w:rsid w:val="00A65F01"/>
    <w:rsid w:val="00A661FF"/>
    <w:rsid w:val="00A66E09"/>
    <w:rsid w:val="00A66EAD"/>
    <w:rsid w:val="00A66FF4"/>
    <w:rsid w:val="00A677BC"/>
    <w:rsid w:val="00A701C4"/>
    <w:rsid w:val="00A70A61"/>
    <w:rsid w:val="00A70D26"/>
    <w:rsid w:val="00A70FF3"/>
    <w:rsid w:val="00A711F7"/>
    <w:rsid w:val="00A71209"/>
    <w:rsid w:val="00A71AE8"/>
    <w:rsid w:val="00A729B7"/>
    <w:rsid w:val="00A72AEA"/>
    <w:rsid w:val="00A742A2"/>
    <w:rsid w:val="00A74A56"/>
    <w:rsid w:val="00A75141"/>
    <w:rsid w:val="00A75C00"/>
    <w:rsid w:val="00A766D0"/>
    <w:rsid w:val="00A76E8C"/>
    <w:rsid w:val="00A80472"/>
    <w:rsid w:val="00A80713"/>
    <w:rsid w:val="00A80790"/>
    <w:rsid w:val="00A80C1B"/>
    <w:rsid w:val="00A817F7"/>
    <w:rsid w:val="00A82A0C"/>
    <w:rsid w:val="00A83E6E"/>
    <w:rsid w:val="00A853B0"/>
    <w:rsid w:val="00A862B5"/>
    <w:rsid w:val="00A86AD3"/>
    <w:rsid w:val="00A86E1E"/>
    <w:rsid w:val="00A87577"/>
    <w:rsid w:val="00A905F7"/>
    <w:rsid w:val="00A90638"/>
    <w:rsid w:val="00A910D5"/>
    <w:rsid w:val="00A916B1"/>
    <w:rsid w:val="00A92ABC"/>
    <w:rsid w:val="00A92AC8"/>
    <w:rsid w:val="00A92E61"/>
    <w:rsid w:val="00A939B9"/>
    <w:rsid w:val="00A93CB4"/>
    <w:rsid w:val="00A94131"/>
    <w:rsid w:val="00A9558E"/>
    <w:rsid w:val="00A955A3"/>
    <w:rsid w:val="00A956B9"/>
    <w:rsid w:val="00A960A4"/>
    <w:rsid w:val="00A96426"/>
    <w:rsid w:val="00A97D22"/>
    <w:rsid w:val="00AA071C"/>
    <w:rsid w:val="00AA0954"/>
    <w:rsid w:val="00AA0EF3"/>
    <w:rsid w:val="00AA0F71"/>
    <w:rsid w:val="00AA0FFD"/>
    <w:rsid w:val="00AA1064"/>
    <w:rsid w:val="00AA1C2F"/>
    <w:rsid w:val="00AA1CB9"/>
    <w:rsid w:val="00AA33A5"/>
    <w:rsid w:val="00AA34F6"/>
    <w:rsid w:val="00AA359C"/>
    <w:rsid w:val="00AA3E08"/>
    <w:rsid w:val="00AA440E"/>
    <w:rsid w:val="00AA4978"/>
    <w:rsid w:val="00AA4A24"/>
    <w:rsid w:val="00AA5085"/>
    <w:rsid w:val="00AA5283"/>
    <w:rsid w:val="00AA55F9"/>
    <w:rsid w:val="00AA565F"/>
    <w:rsid w:val="00AA5B4B"/>
    <w:rsid w:val="00AA5D2D"/>
    <w:rsid w:val="00AA5E9A"/>
    <w:rsid w:val="00AA607B"/>
    <w:rsid w:val="00AA6449"/>
    <w:rsid w:val="00AA673E"/>
    <w:rsid w:val="00AA7324"/>
    <w:rsid w:val="00AA75D8"/>
    <w:rsid w:val="00AA7A38"/>
    <w:rsid w:val="00AB0509"/>
    <w:rsid w:val="00AB0577"/>
    <w:rsid w:val="00AB1459"/>
    <w:rsid w:val="00AB1DD3"/>
    <w:rsid w:val="00AB22DD"/>
    <w:rsid w:val="00AB2451"/>
    <w:rsid w:val="00AB26F0"/>
    <w:rsid w:val="00AB29A6"/>
    <w:rsid w:val="00AB3447"/>
    <w:rsid w:val="00AB3926"/>
    <w:rsid w:val="00AB3986"/>
    <w:rsid w:val="00AB3A90"/>
    <w:rsid w:val="00AB3F29"/>
    <w:rsid w:val="00AB4212"/>
    <w:rsid w:val="00AB49DE"/>
    <w:rsid w:val="00AB6EFD"/>
    <w:rsid w:val="00AC014D"/>
    <w:rsid w:val="00AC127F"/>
    <w:rsid w:val="00AC44EC"/>
    <w:rsid w:val="00AC4D98"/>
    <w:rsid w:val="00AC4E10"/>
    <w:rsid w:val="00AC50A7"/>
    <w:rsid w:val="00AC56F6"/>
    <w:rsid w:val="00AC5FDC"/>
    <w:rsid w:val="00AC6129"/>
    <w:rsid w:val="00AC6303"/>
    <w:rsid w:val="00AC6ADA"/>
    <w:rsid w:val="00AC6CE0"/>
    <w:rsid w:val="00AC7173"/>
    <w:rsid w:val="00AC71EB"/>
    <w:rsid w:val="00AD031C"/>
    <w:rsid w:val="00AD073C"/>
    <w:rsid w:val="00AD0AB7"/>
    <w:rsid w:val="00AD1F36"/>
    <w:rsid w:val="00AD2648"/>
    <w:rsid w:val="00AD2845"/>
    <w:rsid w:val="00AD285C"/>
    <w:rsid w:val="00AD3018"/>
    <w:rsid w:val="00AD31B4"/>
    <w:rsid w:val="00AD4A77"/>
    <w:rsid w:val="00AD4C80"/>
    <w:rsid w:val="00AD517B"/>
    <w:rsid w:val="00AD53B1"/>
    <w:rsid w:val="00AD569C"/>
    <w:rsid w:val="00AD5E2A"/>
    <w:rsid w:val="00AD67B2"/>
    <w:rsid w:val="00AD69EF"/>
    <w:rsid w:val="00AD74EA"/>
    <w:rsid w:val="00AE19CC"/>
    <w:rsid w:val="00AE2151"/>
    <w:rsid w:val="00AE2C33"/>
    <w:rsid w:val="00AE3126"/>
    <w:rsid w:val="00AE39EE"/>
    <w:rsid w:val="00AE3AAB"/>
    <w:rsid w:val="00AE4CCE"/>
    <w:rsid w:val="00AE4D71"/>
    <w:rsid w:val="00AE5196"/>
    <w:rsid w:val="00AE5DCC"/>
    <w:rsid w:val="00AE626A"/>
    <w:rsid w:val="00AE65CD"/>
    <w:rsid w:val="00AE6B17"/>
    <w:rsid w:val="00AE6C61"/>
    <w:rsid w:val="00AE6D17"/>
    <w:rsid w:val="00AE6D74"/>
    <w:rsid w:val="00AE72B2"/>
    <w:rsid w:val="00AE733D"/>
    <w:rsid w:val="00AE74E6"/>
    <w:rsid w:val="00AF0598"/>
    <w:rsid w:val="00AF167A"/>
    <w:rsid w:val="00AF1B3B"/>
    <w:rsid w:val="00AF1EAF"/>
    <w:rsid w:val="00AF2748"/>
    <w:rsid w:val="00AF3040"/>
    <w:rsid w:val="00AF3419"/>
    <w:rsid w:val="00AF36F6"/>
    <w:rsid w:val="00AF3BE8"/>
    <w:rsid w:val="00AF3F4B"/>
    <w:rsid w:val="00AF41AE"/>
    <w:rsid w:val="00AF55FC"/>
    <w:rsid w:val="00AF5FB0"/>
    <w:rsid w:val="00AF6B07"/>
    <w:rsid w:val="00AF77D0"/>
    <w:rsid w:val="00AF7822"/>
    <w:rsid w:val="00B009C4"/>
    <w:rsid w:val="00B00EE2"/>
    <w:rsid w:val="00B01BE4"/>
    <w:rsid w:val="00B01D33"/>
    <w:rsid w:val="00B03304"/>
    <w:rsid w:val="00B034BD"/>
    <w:rsid w:val="00B03CB7"/>
    <w:rsid w:val="00B053C9"/>
    <w:rsid w:val="00B05CA4"/>
    <w:rsid w:val="00B06362"/>
    <w:rsid w:val="00B06594"/>
    <w:rsid w:val="00B06CE8"/>
    <w:rsid w:val="00B11228"/>
    <w:rsid w:val="00B11381"/>
    <w:rsid w:val="00B11476"/>
    <w:rsid w:val="00B12E44"/>
    <w:rsid w:val="00B13286"/>
    <w:rsid w:val="00B13488"/>
    <w:rsid w:val="00B13E89"/>
    <w:rsid w:val="00B1412E"/>
    <w:rsid w:val="00B146E7"/>
    <w:rsid w:val="00B14B72"/>
    <w:rsid w:val="00B15609"/>
    <w:rsid w:val="00B15B3A"/>
    <w:rsid w:val="00B15BD1"/>
    <w:rsid w:val="00B15DE9"/>
    <w:rsid w:val="00B166AA"/>
    <w:rsid w:val="00B16ED6"/>
    <w:rsid w:val="00B179B1"/>
    <w:rsid w:val="00B20F52"/>
    <w:rsid w:val="00B22736"/>
    <w:rsid w:val="00B229C3"/>
    <w:rsid w:val="00B23DC4"/>
    <w:rsid w:val="00B245E3"/>
    <w:rsid w:val="00B24829"/>
    <w:rsid w:val="00B24B5B"/>
    <w:rsid w:val="00B25352"/>
    <w:rsid w:val="00B25865"/>
    <w:rsid w:val="00B25BA3"/>
    <w:rsid w:val="00B26030"/>
    <w:rsid w:val="00B2639E"/>
    <w:rsid w:val="00B264DD"/>
    <w:rsid w:val="00B26C91"/>
    <w:rsid w:val="00B26D42"/>
    <w:rsid w:val="00B26FF6"/>
    <w:rsid w:val="00B2769B"/>
    <w:rsid w:val="00B277E9"/>
    <w:rsid w:val="00B307F8"/>
    <w:rsid w:val="00B30B63"/>
    <w:rsid w:val="00B32076"/>
    <w:rsid w:val="00B330BC"/>
    <w:rsid w:val="00B332C9"/>
    <w:rsid w:val="00B3332F"/>
    <w:rsid w:val="00B33827"/>
    <w:rsid w:val="00B33B72"/>
    <w:rsid w:val="00B3405C"/>
    <w:rsid w:val="00B34111"/>
    <w:rsid w:val="00B346EE"/>
    <w:rsid w:val="00B349F2"/>
    <w:rsid w:val="00B34A5B"/>
    <w:rsid w:val="00B34B13"/>
    <w:rsid w:val="00B35B81"/>
    <w:rsid w:val="00B35C35"/>
    <w:rsid w:val="00B36827"/>
    <w:rsid w:val="00B3699B"/>
    <w:rsid w:val="00B36FB4"/>
    <w:rsid w:val="00B372BA"/>
    <w:rsid w:val="00B37D3C"/>
    <w:rsid w:val="00B37DC3"/>
    <w:rsid w:val="00B40179"/>
    <w:rsid w:val="00B40BBE"/>
    <w:rsid w:val="00B410C9"/>
    <w:rsid w:val="00B41794"/>
    <w:rsid w:val="00B41B35"/>
    <w:rsid w:val="00B41BD9"/>
    <w:rsid w:val="00B41FF8"/>
    <w:rsid w:val="00B42005"/>
    <w:rsid w:val="00B422F3"/>
    <w:rsid w:val="00B438D3"/>
    <w:rsid w:val="00B439AA"/>
    <w:rsid w:val="00B43E7B"/>
    <w:rsid w:val="00B4429B"/>
    <w:rsid w:val="00B4461A"/>
    <w:rsid w:val="00B44A19"/>
    <w:rsid w:val="00B45476"/>
    <w:rsid w:val="00B46A4C"/>
    <w:rsid w:val="00B46ADA"/>
    <w:rsid w:val="00B5022A"/>
    <w:rsid w:val="00B5076B"/>
    <w:rsid w:val="00B514DC"/>
    <w:rsid w:val="00B51895"/>
    <w:rsid w:val="00B52244"/>
    <w:rsid w:val="00B523B4"/>
    <w:rsid w:val="00B526B7"/>
    <w:rsid w:val="00B52DD3"/>
    <w:rsid w:val="00B533C4"/>
    <w:rsid w:val="00B53423"/>
    <w:rsid w:val="00B5351E"/>
    <w:rsid w:val="00B54273"/>
    <w:rsid w:val="00B547A5"/>
    <w:rsid w:val="00B54E77"/>
    <w:rsid w:val="00B5509D"/>
    <w:rsid w:val="00B55B50"/>
    <w:rsid w:val="00B5708F"/>
    <w:rsid w:val="00B5741E"/>
    <w:rsid w:val="00B602F6"/>
    <w:rsid w:val="00B604D7"/>
    <w:rsid w:val="00B61730"/>
    <w:rsid w:val="00B61F5D"/>
    <w:rsid w:val="00B61F7C"/>
    <w:rsid w:val="00B6241B"/>
    <w:rsid w:val="00B62C15"/>
    <w:rsid w:val="00B63E46"/>
    <w:rsid w:val="00B63FA1"/>
    <w:rsid w:val="00B64390"/>
    <w:rsid w:val="00B646C8"/>
    <w:rsid w:val="00B64ABF"/>
    <w:rsid w:val="00B65026"/>
    <w:rsid w:val="00B6578E"/>
    <w:rsid w:val="00B665CD"/>
    <w:rsid w:val="00B66E40"/>
    <w:rsid w:val="00B66F27"/>
    <w:rsid w:val="00B67039"/>
    <w:rsid w:val="00B6739B"/>
    <w:rsid w:val="00B6765F"/>
    <w:rsid w:val="00B70505"/>
    <w:rsid w:val="00B708D8"/>
    <w:rsid w:val="00B70D40"/>
    <w:rsid w:val="00B71F08"/>
    <w:rsid w:val="00B721CA"/>
    <w:rsid w:val="00B72336"/>
    <w:rsid w:val="00B72A84"/>
    <w:rsid w:val="00B72AB5"/>
    <w:rsid w:val="00B7325F"/>
    <w:rsid w:val="00B73381"/>
    <w:rsid w:val="00B736C4"/>
    <w:rsid w:val="00B73774"/>
    <w:rsid w:val="00B75355"/>
    <w:rsid w:val="00B75A7C"/>
    <w:rsid w:val="00B7664A"/>
    <w:rsid w:val="00B76E0C"/>
    <w:rsid w:val="00B76FA7"/>
    <w:rsid w:val="00B77631"/>
    <w:rsid w:val="00B77C58"/>
    <w:rsid w:val="00B80BAC"/>
    <w:rsid w:val="00B8150B"/>
    <w:rsid w:val="00B815B0"/>
    <w:rsid w:val="00B81959"/>
    <w:rsid w:val="00B824DC"/>
    <w:rsid w:val="00B826FA"/>
    <w:rsid w:val="00B83048"/>
    <w:rsid w:val="00B83AA0"/>
    <w:rsid w:val="00B83DE8"/>
    <w:rsid w:val="00B83FDB"/>
    <w:rsid w:val="00B8498F"/>
    <w:rsid w:val="00B8552E"/>
    <w:rsid w:val="00B86962"/>
    <w:rsid w:val="00B86CC7"/>
    <w:rsid w:val="00B86FAE"/>
    <w:rsid w:val="00B8771A"/>
    <w:rsid w:val="00B878E4"/>
    <w:rsid w:val="00B90BAD"/>
    <w:rsid w:val="00B91CC9"/>
    <w:rsid w:val="00B923D5"/>
    <w:rsid w:val="00B92EAB"/>
    <w:rsid w:val="00B93221"/>
    <w:rsid w:val="00B93707"/>
    <w:rsid w:val="00B941B1"/>
    <w:rsid w:val="00B9459F"/>
    <w:rsid w:val="00B94B22"/>
    <w:rsid w:val="00B94D03"/>
    <w:rsid w:val="00B94E84"/>
    <w:rsid w:val="00B94E94"/>
    <w:rsid w:val="00B9521E"/>
    <w:rsid w:val="00B95776"/>
    <w:rsid w:val="00B97476"/>
    <w:rsid w:val="00B97968"/>
    <w:rsid w:val="00B97D84"/>
    <w:rsid w:val="00BA0A46"/>
    <w:rsid w:val="00BA0DF7"/>
    <w:rsid w:val="00BA1624"/>
    <w:rsid w:val="00BA23CC"/>
    <w:rsid w:val="00BA242B"/>
    <w:rsid w:val="00BA3044"/>
    <w:rsid w:val="00BA3199"/>
    <w:rsid w:val="00BA3B21"/>
    <w:rsid w:val="00BA3DA6"/>
    <w:rsid w:val="00BA5A21"/>
    <w:rsid w:val="00BA696E"/>
    <w:rsid w:val="00BA6D54"/>
    <w:rsid w:val="00BB0451"/>
    <w:rsid w:val="00BB0493"/>
    <w:rsid w:val="00BB0E62"/>
    <w:rsid w:val="00BB13F5"/>
    <w:rsid w:val="00BB19AE"/>
    <w:rsid w:val="00BB1B09"/>
    <w:rsid w:val="00BB1BB9"/>
    <w:rsid w:val="00BB24B3"/>
    <w:rsid w:val="00BB2953"/>
    <w:rsid w:val="00BB2D3E"/>
    <w:rsid w:val="00BB36F9"/>
    <w:rsid w:val="00BB41EE"/>
    <w:rsid w:val="00BB44A6"/>
    <w:rsid w:val="00BB51C2"/>
    <w:rsid w:val="00BB6244"/>
    <w:rsid w:val="00BB6F5C"/>
    <w:rsid w:val="00BB7467"/>
    <w:rsid w:val="00BB76BE"/>
    <w:rsid w:val="00BC019B"/>
    <w:rsid w:val="00BC127A"/>
    <w:rsid w:val="00BC1D76"/>
    <w:rsid w:val="00BC1F9C"/>
    <w:rsid w:val="00BC217D"/>
    <w:rsid w:val="00BC27A7"/>
    <w:rsid w:val="00BC64C9"/>
    <w:rsid w:val="00BC684B"/>
    <w:rsid w:val="00BC6AC6"/>
    <w:rsid w:val="00BC7068"/>
    <w:rsid w:val="00BC743E"/>
    <w:rsid w:val="00BC7D9C"/>
    <w:rsid w:val="00BC7FC4"/>
    <w:rsid w:val="00BD109D"/>
    <w:rsid w:val="00BD160D"/>
    <w:rsid w:val="00BD1A56"/>
    <w:rsid w:val="00BD2867"/>
    <w:rsid w:val="00BD296C"/>
    <w:rsid w:val="00BD301D"/>
    <w:rsid w:val="00BD3107"/>
    <w:rsid w:val="00BD32E6"/>
    <w:rsid w:val="00BD49AB"/>
    <w:rsid w:val="00BD4C43"/>
    <w:rsid w:val="00BD5192"/>
    <w:rsid w:val="00BD596C"/>
    <w:rsid w:val="00BD66FB"/>
    <w:rsid w:val="00BE0AF1"/>
    <w:rsid w:val="00BE0E64"/>
    <w:rsid w:val="00BE1F77"/>
    <w:rsid w:val="00BE2B7D"/>
    <w:rsid w:val="00BE2C15"/>
    <w:rsid w:val="00BE2EDD"/>
    <w:rsid w:val="00BE3AEE"/>
    <w:rsid w:val="00BE3F16"/>
    <w:rsid w:val="00BE4124"/>
    <w:rsid w:val="00BE49F3"/>
    <w:rsid w:val="00BE5542"/>
    <w:rsid w:val="00BE648F"/>
    <w:rsid w:val="00BE6B86"/>
    <w:rsid w:val="00BE72A5"/>
    <w:rsid w:val="00BF04AD"/>
    <w:rsid w:val="00BF06C9"/>
    <w:rsid w:val="00BF0AD5"/>
    <w:rsid w:val="00BF0D60"/>
    <w:rsid w:val="00BF173C"/>
    <w:rsid w:val="00BF1BCF"/>
    <w:rsid w:val="00BF1F6F"/>
    <w:rsid w:val="00BF2735"/>
    <w:rsid w:val="00BF2DD8"/>
    <w:rsid w:val="00BF2F65"/>
    <w:rsid w:val="00BF40DF"/>
    <w:rsid w:val="00BF4AB9"/>
    <w:rsid w:val="00BF69C2"/>
    <w:rsid w:val="00BF6B88"/>
    <w:rsid w:val="00BF6F98"/>
    <w:rsid w:val="00BF7B38"/>
    <w:rsid w:val="00BF7E27"/>
    <w:rsid w:val="00C0000A"/>
    <w:rsid w:val="00C0004B"/>
    <w:rsid w:val="00C006FB"/>
    <w:rsid w:val="00C00708"/>
    <w:rsid w:val="00C00FC0"/>
    <w:rsid w:val="00C01094"/>
    <w:rsid w:val="00C010D8"/>
    <w:rsid w:val="00C03449"/>
    <w:rsid w:val="00C03EDE"/>
    <w:rsid w:val="00C03F18"/>
    <w:rsid w:val="00C044E2"/>
    <w:rsid w:val="00C046C1"/>
    <w:rsid w:val="00C047C9"/>
    <w:rsid w:val="00C048E0"/>
    <w:rsid w:val="00C049E2"/>
    <w:rsid w:val="00C05183"/>
    <w:rsid w:val="00C05322"/>
    <w:rsid w:val="00C05B8F"/>
    <w:rsid w:val="00C060E2"/>
    <w:rsid w:val="00C069B8"/>
    <w:rsid w:val="00C07193"/>
    <w:rsid w:val="00C076D9"/>
    <w:rsid w:val="00C07AB5"/>
    <w:rsid w:val="00C100E2"/>
    <w:rsid w:val="00C118D8"/>
    <w:rsid w:val="00C12E24"/>
    <w:rsid w:val="00C12FAB"/>
    <w:rsid w:val="00C13EEE"/>
    <w:rsid w:val="00C14491"/>
    <w:rsid w:val="00C14653"/>
    <w:rsid w:val="00C1479A"/>
    <w:rsid w:val="00C14D09"/>
    <w:rsid w:val="00C15F9F"/>
    <w:rsid w:val="00C16358"/>
    <w:rsid w:val="00C16F0F"/>
    <w:rsid w:val="00C16FF0"/>
    <w:rsid w:val="00C17206"/>
    <w:rsid w:val="00C17499"/>
    <w:rsid w:val="00C174BC"/>
    <w:rsid w:val="00C175FF"/>
    <w:rsid w:val="00C178DC"/>
    <w:rsid w:val="00C17FDE"/>
    <w:rsid w:val="00C20344"/>
    <w:rsid w:val="00C204D5"/>
    <w:rsid w:val="00C20C76"/>
    <w:rsid w:val="00C20DCD"/>
    <w:rsid w:val="00C20E0E"/>
    <w:rsid w:val="00C20F2E"/>
    <w:rsid w:val="00C2102E"/>
    <w:rsid w:val="00C21BA9"/>
    <w:rsid w:val="00C2272A"/>
    <w:rsid w:val="00C23AB4"/>
    <w:rsid w:val="00C24419"/>
    <w:rsid w:val="00C245CC"/>
    <w:rsid w:val="00C249AF"/>
    <w:rsid w:val="00C24E84"/>
    <w:rsid w:val="00C263C8"/>
    <w:rsid w:val="00C269A7"/>
    <w:rsid w:val="00C26AC8"/>
    <w:rsid w:val="00C272E9"/>
    <w:rsid w:val="00C27D57"/>
    <w:rsid w:val="00C27E9F"/>
    <w:rsid w:val="00C27F35"/>
    <w:rsid w:val="00C30C4E"/>
    <w:rsid w:val="00C31212"/>
    <w:rsid w:val="00C31783"/>
    <w:rsid w:val="00C32049"/>
    <w:rsid w:val="00C32415"/>
    <w:rsid w:val="00C33B12"/>
    <w:rsid w:val="00C34302"/>
    <w:rsid w:val="00C3565E"/>
    <w:rsid w:val="00C358EF"/>
    <w:rsid w:val="00C35ED7"/>
    <w:rsid w:val="00C35F2F"/>
    <w:rsid w:val="00C360E3"/>
    <w:rsid w:val="00C366D9"/>
    <w:rsid w:val="00C373EC"/>
    <w:rsid w:val="00C37845"/>
    <w:rsid w:val="00C37B8A"/>
    <w:rsid w:val="00C4029B"/>
    <w:rsid w:val="00C404CA"/>
    <w:rsid w:val="00C407C0"/>
    <w:rsid w:val="00C40BEB"/>
    <w:rsid w:val="00C40E50"/>
    <w:rsid w:val="00C42963"/>
    <w:rsid w:val="00C430CD"/>
    <w:rsid w:val="00C433DB"/>
    <w:rsid w:val="00C4352F"/>
    <w:rsid w:val="00C43748"/>
    <w:rsid w:val="00C441D3"/>
    <w:rsid w:val="00C4435A"/>
    <w:rsid w:val="00C44917"/>
    <w:rsid w:val="00C44943"/>
    <w:rsid w:val="00C44CEF"/>
    <w:rsid w:val="00C44F38"/>
    <w:rsid w:val="00C44FD6"/>
    <w:rsid w:val="00C45537"/>
    <w:rsid w:val="00C457B7"/>
    <w:rsid w:val="00C457F6"/>
    <w:rsid w:val="00C461CD"/>
    <w:rsid w:val="00C46308"/>
    <w:rsid w:val="00C46F65"/>
    <w:rsid w:val="00C47B69"/>
    <w:rsid w:val="00C50563"/>
    <w:rsid w:val="00C505F4"/>
    <w:rsid w:val="00C50679"/>
    <w:rsid w:val="00C50B51"/>
    <w:rsid w:val="00C50C07"/>
    <w:rsid w:val="00C50D72"/>
    <w:rsid w:val="00C517A0"/>
    <w:rsid w:val="00C51DCE"/>
    <w:rsid w:val="00C525EC"/>
    <w:rsid w:val="00C52C15"/>
    <w:rsid w:val="00C539F8"/>
    <w:rsid w:val="00C53BB8"/>
    <w:rsid w:val="00C55113"/>
    <w:rsid w:val="00C55287"/>
    <w:rsid w:val="00C56DA1"/>
    <w:rsid w:val="00C56EF3"/>
    <w:rsid w:val="00C575F0"/>
    <w:rsid w:val="00C57853"/>
    <w:rsid w:val="00C57B93"/>
    <w:rsid w:val="00C60E47"/>
    <w:rsid w:val="00C61252"/>
    <w:rsid w:val="00C61A70"/>
    <w:rsid w:val="00C62FF5"/>
    <w:rsid w:val="00C63704"/>
    <w:rsid w:val="00C63D79"/>
    <w:rsid w:val="00C6408D"/>
    <w:rsid w:val="00C64961"/>
    <w:rsid w:val="00C649C3"/>
    <w:rsid w:val="00C656F6"/>
    <w:rsid w:val="00C65C40"/>
    <w:rsid w:val="00C65E6C"/>
    <w:rsid w:val="00C66597"/>
    <w:rsid w:val="00C666A1"/>
    <w:rsid w:val="00C67289"/>
    <w:rsid w:val="00C672F1"/>
    <w:rsid w:val="00C710E4"/>
    <w:rsid w:val="00C7141E"/>
    <w:rsid w:val="00C714B0"/>
    <w:rsid w:val="00C724B5"/>
    <w:rsid w:val="00C725FB"/>
    <w:rsid w:val="00C7284A"/>
    <w:rsid w:val="00C73377"/>
    <w:rsid w:val="00C73535"/>
    <w:rsid w:val="00C736B3"/>
    <w:rsid w:val="00C742DE"/>
    <w:rsid w:val="00C7449D"/>
    <w:rsid w:val="00C750DE"/>
    <w:rsid w:val="00C75CA9"/>
    <w:rsid w:val="00C75D2A"/>
    <w:rsid w:val="00C76EAD"/>
    <w:rsid w:val="00C77A56"/>
    <w:rsid w:val="00C804C3"/>
    <w:rsid w:val="00C80FEE"/>
    <w:rsid w:val="00C81995"/>
    <w:rsid w:val="00C81D35"/>
    <w:rsid w:val="00C83B0E"/>
    <w:rsid w:val="00C847E5"/>
    <w:rsid w:val="00C853C1"/>
    <w:rsid w:val="00C8561E"/>
    <w:rsid w:val="00C85C8C"/>
    <w:rsid w:val="00C8612E"/>
    <w:rsid w:val="00C86ABD"/>
    <w:rsid w:val="00C873E3"/>
    <w:rsid w:val="00C8791D"/>
    <w:rsid w:val="00C87E53"/>
    <w:rsid w:val="00C87F08"/>
    <w:rsid w:val="00C9139D"/>
    <w:rsid w:val="00C91585"/>
    <w:rsid w:val="00C9226F"/>
    <w:rsid w:val="00C924C0"/>
    <w:rsid w:val="00C9251D"/>
    <w:rsid w:val="00C93095"/>
    <w:rsid w:val="00C9314C"/>
    <w:rsid w:val="00C93B5B"/>
    <w:rsid w:val="00C94537"/>
    <w:rsid w:val="00C9568B"/>
    <w:rsid w:val="00C95C48"/>
    <w:rsid w:val="00C9621D"/>
    <w:rsid w:val="00C969AB"/>
    <w:rsid w:val="00C96E73"/>
    <w:rsid w:val="00C97004"/>
    <w:rsid w:val="00C975BF"/>
    <w:rsid w:val="00C97C81"/>
    <w:rsid w:val="00CA012B"/>
    <w:rsid w:val="00CA044D"/>
    <w:rsid w:val="00CA0A62"/>
    <w:rsid w:val="00CA1A71"/>
    <w:rsid w:val="00CA1D68"/>
    <w:rsid w:val="00CA2003"/>
    <w:rsid w:val="00CA25BD"/>
    <w:rsid w:val="00CA3647"/>
    <w:rsid w:val="00CA38F5"/>
    <w:rsid w:val="00CA3957"/>
    <w:rsid w:val="00CA47C6"/>
    <w:rsid w:val="00CA505C"/>
    <w:rsid w:val="00CA540C"/>
    <w:rsid w:val="00CA5BBB"/>
    <w:rsid w:val="00CA5E9D"/>
    <w:rsid w:val="00CA611C"/>
    <w:rsid w:val="00CB01BB"/>
    <w:rsid w:val="00CB0367"/>
    <w:rsid w:val="00CB0549"/>
    <w:rsid w:val="00CB05F5"/>
    <w:rsid w:val="00CB08BD"/>
    <w:rsid w:val="00CB27EF"/>
    <w:rsid w:val="00CB29C0"/>
    <w:rsid w:val="00CB2EF2"/>
    <w:rsid w:val="00CB32C3"/>
    <w:rsid w:val="00CB3496"/>
    <w:rsid w:val="00CB3C43"/>
    <w:rsid w:val="00CB3FB6"/>
    <w:rsid w:val="00CB47D5"/>
    <w:rsid w:val="00CB6001"/>
    <w:rsid w:val="00CB62C9"/>
    <w:rsid w:val="00CB76BC"/>
    <w:rsid w:val="00CB7C9C"/>
    <w:rsid w:val="00CC13C5"/>
    <w:rsid w:val="00CC186E"/>
    <w:rsid w:val="00CC1DA0"/>
    <w:rsid w:val="00CC1F36"/>
    <w:rsid w:val="00CC2960"/>
    <w:rsid w:val="00CC395B"/>
    <w:rsid w:val="00CC39A0"/>
    <w:rsid w:val="00CC4310"/>
    <w:rsid w:val="00CC489B"/>
    <w:rsid w:val="00CC496C"/>
    <w:rsid w:val="00CC4ADD"/>
    <w:rsid w:val="00CC4F85"/>
    <w:rsid w:val="00CC4FD8"/>
    <w:rsid w:val="00CC56C5"/>
    <w:rsid w:val="00CC5792"/>
    <w:rsid w:val="00CC57AF"/>
    <w:rsid w:val="00CC5E7C"/>
    <w:rsid w:val="00CC65D1"/>
    <w:rsid w:val="00CC66F8"/>
    <w:rsid w:val="00CC7230"/>
    <w:rsid w:val="00CC77AC"/>
    <w:rsid w:val="00CC7D0E"/>
    <w:rsid w:val="00CD0066"/>
    <w:rsid w:val="00CD12F4"/>
    <w:rsid w:val="00CD196E"/>
    <w:rsid w:val="00CD2AEC"/>
    <w:rsid w:val="00CD2FA3"/>
    <w:rsid w:val="00CD327A"/>
    <w:rsid w:val="00CD3AE1"/>
    <w:rsid w:val="00CD4297"/>
    <w:rsid w:val="00CD54EB"/>
    <w:rsid w:val="00CD595E"/>
    <w:rsid w:val="00CD6FBE"/>
    <w:rsid w:val="00CD716C"/>
    <w:rsid w:val="00CD7F70"/>
    <w:rsid w:val="00CE02C9"/>
    <w:rsid w:val="00CE06BA"/>
    <w:rsid w:val="00CE0E88"/>
    <w:rsid w:val="00CE128B"/>
    <w:rsid w:val="00CE19C0"/>
    <w:rsid w:val="00CE25EB"/>
    <w:rsid w:val="00CE34B7"/>
    <w:rsid w:val="00CE40A4"/>
    <w:rsid w:val="00CE5487"/>
    <w:rsid w:val="00CE56B0"/>
    <w:rsid w:val="00CE5885"/>
    <w:rsid w:val="00CE736F"/>
    <w:rsid w:val="00CE7883"/>
    <w:rsid w:val="00CE78AA"/>
    <w:rsid w:val="00CE7EB3"/>
    <w:rsid w:val="00CE7FC2"/>
    <w:rsid w:val="00CF086E"/>
    <w:rsid w:val="00CF0AC8"/>
    <w:rsid w:val="00CF11FA"/>
    <w:rsid w:val="00CF171B"/>
    <w:rsid w:val="00CF1E90"/>
    <w:rsid w:val="00CF25AE"/>
    <w:rsid w:val="00CF2915"/>
    <w:rsid w:val="00CF4837"/>
    <w:rsid w:val="00CF4B84"/>
    <w:rsid w:val="00CF5056"/>
    <w:rsid w:val="00CF6189"/>
    <w:rsid w:val="00CF6425"/>
    <w:rsid w:val="00CF6608"/>
    <w:rsid w:val="00CF7242"/>
    <w:rsid w:val="00CF777B"/>
    <w:rsid w:val="00D000B3"/>
    <w:rsid w:val="00D01F99"/>
    <w:rsid w:val="00D01FF2"/>
    <w:rsid w:val="00D024A3"/>
    <w:rsid w:val="00D038DF"/>
    <w:rsid w:val="00D03B9A"/>
    <w:rsid w:val="00D03C19"/>
    <w:rsid w:val="00D0461A"/>
    <w:rsid w:val="00D04E41"/>
    <w:rsid w:val="00D0554E"/>
    <w:rsid w:val="00D07BF1"/>
    <w:rsid w:val="00D07C82"/>
    <w:rsid w:val="00D1050D"/>
    <w:rsid w:val="00D113C5"/>
    <w:rsid w:val="00D1160A"/>
    <w:rsid w:val="00D11A88"/>
    <w:rsid w:val="00D1206A"/>
    <w:rsid w:val="00D120A8"/>
    <w:rsid w:val="00D1279D"/>
    <w:rsid w:val="00D127E3"/>
    <w:rsid w:val="00D13450"/>
    <w:rsid w:val="00D139C1"/>
    <w:rsid w:val="00D15941"/>
    <w:rsid w:val="00D15F6A"/>
    <w:rsid w:val="00D20A3B"/>
    <w:rsid w:val="00D20DB2"/>
    <w:rsid w:val="00D2140B"/>
    <w:rsid w:val="00D2156E"/>
    <w:rsid w:val="00D21594"/>
    <w:rsid w:val="00D22137"/>
    <w:rsid w:val="00D222FE"/>
    <w:rsid w:val="00D22881"/>
    <w:rsid w:val="00D22DC9"/>
    <w:rsid w:val="00D23134"/>
    <w:rsid w:val="00D2315B"/>
    <w:rsid w:val="00D238FD"/>
    <w:rsid w:val="00D23A8D"/>
    <w:rsid w:val="00D23CD9"/>
    <w:rsid w:val="00D240E3"/>
    <w:rsid w:val="00D24693"/>
    <w:rsid w:val="00D258A2"/>
    <w:rsid w:val="00D2593E"/>
    <w:rsid w:val="00D266A4"/>
    <w:rsid w:val="00D26D7C"/>
    <w:rsid w:val="00D271FE"/>
    <w:rsid w:val="00D27795"/>
    <w:rsid w:val="00D27AEC"/>
    <w:rsid w:val="00D30464"/>
    <w:rsid w:val="00D3072D"/>
    <w:rsid w:val="00D30FFA"/>
    <w:rsid w:val="00D313B0"/>
    <w:rsid w:val="00D31DD0"/>
    <w:rsid w:val="00D31E17"/>
    <w:rsid w:val="00D31E6E"/>
    <w:rsid w:val="00D3296C"/>
    <w:rsid w:val="00D32D3F"/>
    <w:rsid w:val="00D32FA6"/>
    <w:rsid w:val="00D33255"/>
    <w:rsid w:val="00D33524"/>
    <w:rsid w:val="00D3365F"/>
    <w:rsid w:val="00D35BA7"/>
    <w:rsid w:val="00D35C66"/>
    <w:rsid w:val="00D36053"/>
    <w:rsid w:val="00D37F81"/>
    <w:rsid w:val="00D37F8E"/>
    <w:rsid w:val="00D37FB8"/>
    <w:rsid w:val="00D40485"/>
    <w:rsid w:val="00D40707"/>
    <w:rsid w:val="00D40ED6"/>
    <w:rsid w:val="00D422D0"/>
    <w:rsid w:val="00D42372"/>
    <w:rsid w:val="00D424BD"/>
    <w:rsid w:val="00D4288E"/>
    <w:rsid w:val="00D42A4F"/>
    <w:rsid w:val="00D42A81"/>
    <w:rsid w:val="00D42F11"/>
    <w:rsid w:val="00D43399"/>
    <w:rsid w:val="00D43CDF"/>
    <w:rsid w:val="00D44608"/>
    <w:rsid w:val="00D447F5"/>
    <w:rsid w:val="00D4491B"/>
    <w:rsid w:val="00D44CCB"/>
    <w:rsid w:val="00D45666"/>
    <w:rsid w:val="00D46525"/>
    <w:rsid w:val="00D4684C"/>
    <w:rsid w:val="00D46872"/>
    <w:rsid w:val="00D46988"/>
    <w:rsid w:val="00D46BD4"/>
    <w:rsid w:val="00D46DDD"/>
    <w:rsid w:val="00D46F47"/>
    <w:rsid w:val="00D47890"/>
    <w:rsid w:val="00D47A2C"/>
    <w:rsid w:val="00D47D80"/>
    <w:rsid w:val="00D5000A"/>
    <w:rsid w:val="00D5081C"/>
    <w:rsid w:val="00D5239C"/>
    <w:rsid w:val="00D540D0"/>
    <w:rsid w:val="00D5463B"/>
    <w:rsid w:val="00D5490D"/>
    <w:rsid w:val="00D54F82"/>
    <w:rsid w:val="00D556FF"/>
    <w:rsid w:val="00D561A8"/>
    <w:rsid w:val="00D56E8F"/>
    <w:rsid w:val="00D57CBA"/>
    <w:rsid w:val="00D57D76"/>
    <w:rsid w:val="00D61368"/>
    <w:rsid w:val="00D61673"/>
    <w:rsid w:val="00D61715"/>
    <w:rsid w:val="00D61913"/>
    <w:rsid w:val="00D621DB"/>
    <w:rsid w:val="00D62891"/>
    <w:rsid w:val="00D62C9B"/>
    <w:rsid w:val="00D6354D"/>
    <w:rsid w:val="00D635E4"/>
    <w:rsid w:val="00D646FB"/>
    <w:rsid w:val="00D64829"/>
    <w:rsid w:val="00D64881"/>
    <w:rsid w:val="00D64942"/>
    <w:rsid w:val="00D64A23"/>
    <w:rsid w:val="00D64E6D"/>
    <w:rsid w:val="00D64EEC"/>
    <w:rsid w:val="00D658C0"/>
    <w:rsid w:val="00D65C88"/>
    <w:rsid w:val="00D65EE5"/>
    <w:rsid w:val="00D667CB"/>
    <w:rsid w:val="00D66D40"/>
    <w:rsid w:val="00D67494"/>
    <w:rsid w:val="00D67CC7"/>
    <w:rsid w:val="00D67D32"/>
    <w:rsid w:val="00D67FBB"/>
    <w:rsid w:val="00D702BF"/>
    <w:rsid w:val="00D70E9A"/>
    <w:rsid w:val="00D72646"/>
    <w:rsid w:val="00D72F5C"/>
    <w:rsid w:val="00D7310C"/>
    <w:rsid w:val="00D742F1"/>
    <w:rsid w:val="00D74B5C"/>
    <w:rsid w:val="00D7503A"/>
    <w:rsid w:val="00D752DC"/>
    <w:rsid w:val="00D75D29"/>
    <w:rsid w:val="00D75F6B"/>
    <w:rsid w:val="00D76027"/>
    <w:rsid w:val="00D763E3"/>
    <w:rsid w:val="00D76CAB"/>
    <w:rsid w:val="00D77036"/>
    <w:rsid w:val="00D7730D"/>
    <w:rsid w:val="00D77C9C"/>
    <w:rsid w:val="00D77EA6"/>
    <w:rsid w:val="00D8015A"/>
    <w:rsid w:val="00D803A8"/>
    <w:rsid w:val="00D8208B"/>
    <w:rsid w:val="00D82391"/>
    <w:rsid w:val="00D83862"/>
    <w:rsid w:val="00D83B50"/>
    <w:rsid w:val="00D84184"/>
    <w:rsid w:val="00D842EE"/>
    <w:rsid w:val="00D8674F"/>
    <w:rsid w:val="00D870EE"/>
    <w:rsid w:val="00D90694"/>
    <w:rsid w:val="00D90E9C"/>
    <w:rsid w:val="00D90FB4"/>
    <w:rsid w:val="00D91660"/>
    <w:rsid w:val="00D917D0"/>
    <w:rsid w:val="00D924EA"/>
    <w:rsid w:val="00D926D8"/>
    <w:rsid w:val="00D927A7"/>
    <w:rsid w:val="00D92B9C"/>
    <w:rsid w:val="00D92F0E"/>
    <w:rsid w:val="00D93AC3"/>
    <w:rsid w:val="00D93B49"/>
    <w:rsid w:val="00D93BC6"/>
    <w:rsid w:val="00D93E17"/>
    <w:rsid w:val="00D947C9"/>
    <w:rsid w:val="00D9561D"/>
    <w:rsid w:val="00D96D21"/>
    <w:rsid w:val="00DA0882"/>
    <w:rsid w:val="00DA0ED1"/>
    <w:rsid w:val="00DA0F2F"/>
    <w:rsid w:val="00DA2182"/>
    <w:rsid w:val="00DA2253"/>
    <w:rsid w:val="00DA266E"/>
    <w:rsid w:val="00DA2987"/>
    <w:rsid w:val="00DA3BCA"/>
    <w:rsid w:val="00DA3C50"/>
    <w:rsid w:val="00DA42C8"/>
    <w:rsid w:val="00DA446A"/>
    <w:rsid w:val="00DA462A"/>
    <w:rsid w:val="00DA468A"/>
    <w:rsid w:val="00DA4829"/>
    <w:rsid w:val="00DA4EA8"/>
    <w:rsid w:val="00DA5691"/>
    <w:rsid w:val="00DA5CDF"/>
    <w:rsid w:val="00DA693C"/>
    <w:rsid w:val="00DA6C34"/>
    <w:rsid w:val="00DA6C36"/>
    <w:rsid w:val="00DA70B9"/>
    <w:rsid w:val="00DA7370"/>
    <w:rsid w:val="00DA79E0"/>
    <w:rsid w:val="00DA7AD6"/>
    <w:rsid w:val="00DB227C"/>
    <w:rsid w:val="00DB24D5"/>
    <w:rsid w:val="00DB2A18"/>
    <w:rsid w:val="00DB2A40"/>
    <w:rsid w:val="00DB2DD3"/>
    <w:rsid w:val="00DB31E1"/>
    <w:rsid w:val="00DB336B"/>
    <w:rsid w:val="00DB3AC3"/>
    <w:rsid w:val="00DB4149"/>
    <w:rsid w:val="00DB4F6F"/>
    <w:rsid w:val="00DB6E7C"/>
    <w:rsid w:val="00DB792C"/>
    <w:rsid w:val="00DB7BE0"/>
    <w:rsid w:val="00DC05C7"/>
    <w:rsid w:val="00DC0871"/>
    <w:rsid w:val="00DC08AC"/>
    <w:rsid w:val="00DC0F42"/>
    <w:rsid w:val="00DC1368"/>
    <w:rsid w:val="00DC1F33"/>
    <w:rsid w:val="00DC3993"/>
    <w:rsid w:val="00DC3D43"/>
    <w:rsid w:val="00DC3F17"/>
    <w:rsid w:val="00DC4046"/>
    <w:rsid w:val="00DC4D3B"/>
    <w:rsid w:val="00DC4D71"/>
    <w:rsid w:val="00DC51C0"/>
    <w:rsid w:val="00DC5937"/>
    <w:rsid w:val="00DC6FD1"/>
    <w:rsid w:val="00DC7E5D"/>
    <w:rsid w:val="00DD123C"/>
    <w:rsid w:val="00DD132E"/>
    <w:rsid w:val="00DD181C"/>
    <w:rsid w:val="00DD1C41"/>
    <w:rsid w:val="00DD33B7"/>
    <w:rsid w:val="00DD3959"/>
    <w:rsid w:val="00DD3B81"/>
    <w:rsid w:val="00DD487C"/>
    <w:rsid w:val="00DD566D"/>
    <w:rsid w:val="00DD6423"/>
    <w:rsid w:val="00DD6AE1"/>
    <w:rsid w:val="00DD710B"/>
    <w:rsid w:val="00DD769A"/>
    <w:rsid w:val="00DE000D"/>
    <w:rsid w:val="00DE0AED"/>
    <w:rsid w:val="00DE1469"/>
    <w:rsid w:val="00DE1EB6"/>
    <w:rsid w:val="00DE1EE9"/>
    <w:rsid w:val="00DE2C1F"/>
    <w:rsid w:val="00DE2E5C"/>
    <w:rsid w:val="00DE30D8"/>
    <w:rsid w:val="00DE32C1"/>
    <w:rsid w:val="00DE3C80"/>
    <w:rsid w:val="00DE4158"/>
    <w:rsid w:val="00DE5118"/>
    <w:rsid w:val="00DE5552"/>
    <w:rsid w:val="00DE6633"/>
    <w:rsid w:val="00DE6788"/>
    <w:rsid w:val="00DE6911"/>
    <w:rsid w:val="00DE6A38"/>
    <w:rsid w:val="00DE7DF4"/>
    <w:rsid w:val="00DF03CD"/>
    <w:rsid w:val="00DF0722"/>
    <w:rsid w:val="00DF09E6"/>
    <w:rsid w:val="00DF1756"/>
    <w:rsid w:val="00DF2455"/>
    <w:rsid w:val="00DF25C0"/>
    <w:rsid w:val="00DF260E"/>
    <w:rsid w:val="00DF29FE"/>
    <w:rsid w:val="00DF3D54"/>
    <w:rsid w:val="00DF4F98"/>
    <w:rsid w:val="00DF567A"/>
    <w:rsid w:val="00DF5FD6"/>
    <w:rsid w:val="00DF723B"/>
    <w:rsid w:val="00DF7911"/>
    <w:rsid w:val="00DF7926"/>
    <w:rsid w:val="00E00437"/>
    <w:rsid w:val="00E00A19"/>
    <w:rsid w:val="00E00C2F"/>
    <w:rsid w:val="00E01445"/>
    <w:rsid w:val="00E016B6"/>
    <w:rsid w:val="00E03BB7"/>
    <w:rsid w:val="00E04B46"/>
    <w:rsid w:val="00E05589"/>
    <w:rsid w:val="00E058A8"/>
    <w:rsid w:val="00E05B74"/>
    <w:rsid w:val="00E102C3"/>
    <w:rsid w:val="00E104D5"/>
    <w:rsid w:val="00E10BB5"/>
    <w:rsid w:val="00E11B37"/>
    <w:rsid w:val="00E11DEF"/>
    <w:rsid w:val="00E11F04"/>
    <w:rsid w:val="00E13C2A"/>
    <w:rsid w:val="00E13E10"/>
    <w:rsid w:val="00E13F65"/>
    <w:rsid w:val="00E141DE"/>
    <w:rsid w:val="00E143F0"/>
    <w:rsid w:val="00E14493"/>
    <w:rsid w:val="00E14BA2"/>
    <w:rsid w:val="00E158B3"/>
    <w:rsid w:val="00E15B90"/>
    <w:rsid w:val="00E16121"/>
    <w:rsid w:val="00E1672F"/>
    <w:rsid w:val="00E16842"/>
    <w:rsid w:val="00E171A6"/>
    <w:rsid w:val="00E2087E"/>
    <w:rsid w:val="00E20BF5"/>
    <w:rsid w:val="00E214AA"/>
    <w:rsid w:val="00E214E5"/>
    <w:rsid w:val="00E215AE"/>
    <w:rsid w:val="00E21B9D"/>
    <w:rsid w:val="00E22AB7"/>
    <w:rsid w:val="00E22C71"/>
    <w:rsid w:val="00E234CF"/>
    <w:rsid w:val="00E23783"/>
    <w:rsid w:val="00E238FD"/>
    <w:rsid w:val="00E247CA"/>
    <w:rsid w:val="00E252F6"/>
    <w:rsid w:val="00E258C8"/>
    <w:rsid w:val="00E25D58"/>
    <w:rsid w:val="00E25D78"/>
    <w:rsid w:val="00E25E01"/>
    <w:rsid w:val="00E2603D"/>
    <w:rsid w:val="00E2662B"/>
    <w:rsid w:val="00E26934"/>
    <w:rsid w:val="00E27156"/>
    <w:rsid w:val="00E27408"/>
    <w:rsid w:val="00E303BF"/>
    <w:rsid w:val="00E310CA"/>
    <w:rsid w:val="00E3222B"/>
    <w:rsid w:val="00E32AF2"/>
    <w:rsid w:val="00E3372A"/>
    <w:rsid w:val="00E34ECB"/>
    <w:rsid w:val="00E354A0"/>
    <w:rsid w:val="00E356E8"/>
    <w:rsid w:val="00E356F1"/>
    <w:rsid w:val="00E35C2B"/>
    <w:rsid w:val="00E3603A"/>
    <w:rsid w:val="00E36492"/>
    <w:rsid w:val="00E372CA"/>
    <w:rsid w:val="00E376C9"/>
    <w:rsid w:val="00E376D2"/>
    <w:rsid w:val="00E37FFD"/>
    <w:rsid w:val="00E40206"/>
    <w:rsid w:val="00E406FC"/>
    <w:rsid w:val="00E40CE6"/>
    <w:rsid w:val="00E421D3"/>
    <w:rsid w:val="00E42373"/>
    <w:rsid w:val="00E423C3"/>
    <w:rsid w:val="00E4322D"/>
    <w:rsid w:val="00E43932"/>
    <w:rsid w:val="00E43A7A"/>
    <w:rsid w:val="00E43B9F"/>
    <w:rsid w:val="00E43F98"/>
    <w:rsid w:val="00E4496B"/>
    <w:rsid w:val="00E4520F"/>
    <w:rsid w:val="00E453FE"/>
    <w:rsid w:val="00E45611"/>
    <w:rsid w:val="00E45942"/>
    <w:rsid w:val="00E45DB2"/>
    <w:rsid w:val="00E46E11"/>
    <w:rsid w:val="00E47824"/>
    <w:rsid w:val="00E47E07"/>
    <w:rsid w:val="00E50722"/>
    <w:rsid w:val="00E507C2"/>
    <w:rsid w:val="00E5092E"/>
    <w:rsid w:val="00E5119E"/>
    <w:rsid w:val="00E5128C"/>
    <w:rsid w:val="00E51A68"/>
    <w:rsid w:val="00E51F37"/>
    <w:rsid w:val="00E52473"/>
    <w:rsid w:val="00E52D07"/>
    <w:rsid w:val="00E53341"/>
    <w:rsid w:val="00E53824"/>
    <w:rsid w:val="00E5390F"/>
    <w:rsid w:val="00E548C5"/>
    <w:rsid w:val="00E54C01"/>
    <w:rsid w:val="00E55668"/>
    <w:rsid w:val="00E55AC1"/>
    <w:rsid w:val="00E563C3"/>
    <w:rsid w:val="00E56763"/>
    <w:rsid w:val="00E57937"/>
    <w:rsid w:val="00E57FDD"/>
    <w:rsid w:val="00E601C5"/>
    <w:rsid w:val="00E60560"/>
    <w:rsid w:val="00E60667"/>
    <w:rsid w:val="00E60CAE"/>
    <w:rsid w:val="00E61EEC"/>
    <w:rsid w:val="00E631AD"/>
    <w:rsid w:val="00E63495"/>
    <w:rsid w:val="00E6415B"/>
    <w:rsid w:val="00E64A41"/>
    <w:rsid w:val="00E651C6"/>
    <w:rsid w:val="00E6717B"/>
    <w:rsid w:val="00E67397"/>
    <w:rsid w:val="00E67480"/>
    <w:rsid w:val="00E679DB"/>
    <w:rsid w:val="00E70B87"/>
    <w:rsid w:val="00E71CC4"/>
    <w:rsid w:val="00E72592"/>
    <w:rsid w:val="00E727BB"/>
    <w:rsid w:val="00E7347E"/>
    <w:rsid w:val="00E73794"/>
    <w:rsid w:val="00E737BD"/>
    <w:rsid w:val="00E73E15"/>
    <w:rsid w:val="00E7495A"/>
    <w:rsid w:val="00E74C15"/>
    <w:rsid w:val="00E75ADA"/>
    <w:rsid w:val="00E76644"/>
    <w:rsid w:val="00E76C6E"/>
    <w:rsid w:val="00E775D6"/>
    <w:rsid w:val="00E7761E"/>
    <w:rsid w:val="00E806DB"/>
    <w:rsid w:val="00E8098E"/>
    <w:rsid w:val="00E80CF5"/>
    <w:rsid w:val="00E82A13"/>
    <w:rsid w:val="00E83090"/>
    <w:rsid w:val="00E831C0"/>
    <w:rsid w:val="00E834C7"/>
    <w:rsid w:val="00E848D1"/>
    <w:rsid w:val="00E84935"/>
    <w:rsid w:val="00E84C65"/>
    <w:rsid w:val="00E84C6C"/>
    <w:rsid w:val="00E85B51"/>
    <w:rsid w:val="00E85D10"/>
    <w:rsid w:val="00E861AA"/>
    <w:rsid w:val="00E87AA6"/>
    <w:rsid w:val="00E87ABD"/>
    <w:rsid w:val="00E87B6E"/>
    <w:rsid w:val="00E900CF"/>
    <w:rsid w:val="00E902E6"/>
    <w:rsid w:val="00E9044A"/>
    <w:rsid w:val="00E904F7"/>
    <w:rsid w:val="00E90572"/>
    <w:rsid w:val="00E905A9"/>
    <w:rsid w:val="00E90DAE"/>
    <w:rsid w:val="00E910F6"/>
    <w:rsid w:val="00E918A0"/>
    <w:rsid w:val="00E91DC1"/>
    <w:rsid w:val="00E923E9"/>
    <w:rsid w:val="00E93962"/>
    <w:rsid w:val="00E94352"/>
    <w:rsid w:val="00E9492F"/>
    <w:rsid w:val="00E94B10"/>
    <w:rsid w:val="00E967CC"/>
    <w:rsid w:val="00E96876"/>
    <w:rsid w:val="00E96CD3"/>
    <w:rsid w:val="00E96D00"/>
    <w:rsid w:val="00E972FC"/>
    <w:rsid w:val="00E97385"/>
    <w:rsid w:val="00E97550"/>
    <w:rsid w:val="00E978CD"/>
    <w:rsid w:val="00E978E5"/>
    <w:rsid w:val="00E97A27"/>
    <w:rsid w:val="00EA01BD"/>
    <w:rsid w:val="00EA0278"/>
    <w:rsid w:val="00EA179B"/>
    <w:rsid w:val="00EA2DCD"/>
    <w:rsid w:val="00EA2F62"/>
    <w:rsid w:val="00EA3EF3"/>
    <w:rsid w:val="00EA40AA"/>
    <w:rsid w:val="00EA4872"/>
    <w:rsid w:val="00EA48BB"/>
    <w:rsid w:val="00EA5015"/>
    <w:rsid w:val="00EA5AB3"/>
    <w:rsid w:val="00EA5C82"/>
    <w:rsid w:val="00EA6042"/>
    <w:rsid w:val="00EA6044"/>
    <w:rsid w:val="00EA6657"/>
    <w:rsid w:val="00EA69C5"/>
    <w:rsid w:val="00EA69F0"/>
    <w:rsid w:val="00EA6AE5"/>
    <w:rsid w:val="00EA6D99"/>
    <w:rsid w:val="00EA6DBF"/>
    <w:rsid w:val="00EA6F7A"/>
    <w:rsid w:val="00EA793B"/>
    <w:rsid w:val="00EB01E9"/>
    <w:rsid w:val="00EB0F0C"/>
    <w:rsid w:val="00EB1DDE"/>
    <w:rsid w:val="00EB1FB5"/>
    <w:rsid w:val="00EB23FB"/>
    <w:rsid w:val="00EB2593"/>
    <w:rsid w:val="00EB2D8A"/>
    <w:rsid w:val="00EB2E4D"/>
    <w:rsid w:val="00EB31C1"/>
    <w:rsid w:val="00EB38DB"/>
    <w:rsid w:val="00EB44B7"/>
    <w:rsid w:val="00EB466C"/>
    <w:rsid w:val="00EB495E"/>
    <w:rsid w:val="00EB51FA"/>
    <w:rsid w:val="00EB5C5A"/>
    <w:rsid w:val="00EB5C5C"/>
    <w:rsid w:val="00EB6B08"/>
    <w:rsid w:val="00EB785F"/>
    <w:rsid w:val="00EC0707"/>
    <w:rsid w:val="00EC073B"/>
    <w:rsid w:val="00EC07E9"/>
    <w:rsid w:val="00EC0C14"/>
    <w:rsid w:val="00EC1032"/>
    <w:rsid w:val="00EC169A"/>
    <w:rsid w:val="00EC2608"/>
    <w:rsid w:val="00EC2649"/>
    <w:rsid w:val="00EC2651"/>
    <w:rsid w:val="00EC2679"/>
    <w:rsid w:val="00EC3254"/>
    <w:rsid w:val="00EC4521"/>
    <w:rsid w:val="00EC48EA"/>
    <w:rsid w:val="00EC4CD5"/>
    <w:rsid w:val="00EC4D82"/>
    <w:rsid w:val="00EC4FBE"/>
    <w:rsid w:val="00EC5F16"/>
    <w:rsid w:val="00EC621E"/>
    <w:rsid w:val="00EC63D6"/>
    <w:rsid w:val="00EC6599"/>
    <w:rsid w:val="00EC6DCC"/>
    <w:rsid w:val="00EC787A"/>
    <w:rsid w:val="00ED0EF1"/>
    <w:rsid w:val="00ED10FE"/>
    <w:rsid w:val="00ED178F"/>
    <w:rsid w:val="00ED21C9"/>
    <w:rsid w:val="00ED2BC5"/>
    <w:rsid w:val="00ED34B1"/>
    <w:rsid w:val="00ED3958"/>
    <w:rsid w:val="00ED411E"/>
    <w:rsid w:val="00ED43DB"/>
    <w:rsid w:val="00ED4E5F"/>
    <w:rsid w:val="00ED4E91"/>
    <w:rsid w:val="00ED75C6"/>
    <w:rsid w:val="00ED79F8"/>
    <w:rsid w:val="00ED7B75"/>
    <w:rsid w:val="00ED7C4D"/>
    <w:rsid w:val="00ED7D99"/>
    <w:rsid w:val="00ED7ED5"/>
    <w:rsid w:val="00ED7EDB"/>
    <w:rsid w:val="00EE0245"/>
    <w:rsid w:val="00EE0379"/>
    <w:rsid w:val="00EE10E8"/>
    <w:rsid w:val="00EE14F5"/>
    <w:rsid w:val="00EE2139"/>
    <w:rsid w:val="00EE2FEA"/>
    <w:rsid w:val="00EE72A3"/>
    <w:rsid w:val="00EE74AB"/>
    <w:rsid w:val="00EE7D52"/>
    <w:rsid w:val="00EF0761"/>
    <w:rsid w:val="00EF0B86"/>
    <w:rsid w:val="00EF182E"/>
    <w:rsid w:val="00EF1AC3"/>
    <w:rsid w:val="00EF1EEF"/>
    <w:rsid w:val="00EF2BE9"/>
    <w:rsid w:val="00EF3135"/>
    <w:rsid w:val="00EF31C9"/>
    <w:rsid w:val="00EF3413"/>
    <w:rsid w:val="00EF37BB"/>
    <w:rsid w:val="00EF3BD6"/>
    <w:rsid w:val="00EF3D24"/>
    <w:rsid w:val="00EF481A"/>
    <w:rsid w:val="00EF6CCA"/>
    <w:rsid w:val="00EF72CA"/>
    <w:rsid w:val="00F00221"/>
    <w:rsid w:val="00F00AA6"/>
    <w:rsid w:val="00F0177D"/>
    <w:rsid w:val="00F024A8"/>
    <w:rsid w:val="00F027B8"/>
    <w:rsid w:val="00F02964"/>
    <w:rsid w:val="00F0373B"/>
    <w:rsid w:val="00F041B6"/>
    <w:rsid w:val="00F04709"/>
    <w:rsid w:val="00F0480A"/>
    <w:rsid w:val="00F04BA4"/>
    <w:rsid w:val="00F04D27"/>
    <w:rsid w:val="00F06A36"/>
    <w:rsid w:val="00F07354"/>
    <w:rsid w:val="00F0773A"/>
    <w:rsid w:val="00F07852"/>
    <w:rsid w:val="00F078E5"/>
    <w:rsid w:val="00F07A37"/>
    <w:rsid w:val="00F07C1A"/>
    <w:rsid w:val="00F1003F"/>
    <w:rsid w:val="00F10C57"/>
    <w:rsid w:val="00F11231"/>
    <w:rsid w:val="00F114F8"/>
    <w:rsid w:val="00F119EA"/>
    <w:rsid w:val="00F11AFF"/>
    <w:rsid w:val="00F11F40"/>
    <w:rsid w:val="00F122C8"/>
    <w:rsid w:val="00F129E3"/>
    <w:rsid w:val="00F12BAD"/>
    <w:rsid w:val="00F13321"/>
    <w:rsid w:val="00F13375"/>
    <w:rsid w:val="00F13595"/>
    <w:rsid w:val="00F13DC5"/>
    <w:rsid w:val="00F14AFC"/>
    <w:rsid w:val="00F16575"/>
    <w:rsid w:val="00F16806"/>
    <w:rsid w:val="00F16896"/>
    <w:rsid w:val="00F174FD"/>
    <w:rsid w:val="00F17827"/>
    <w:rsid w:val="00F17B14"/>
    <w:rsid w:val="00F17E17"/>
    <w:rsid w:val="00F2057F"/>
    <w:rsid w:val="00F20D89"/>
    <w:rsid w:val="00F2135F"/>
    <w:rsid w:val="00F216E1"/>
    <w:rsid w:val="00F21BAF"/>
    <w:rsid w:val="00F22656"/>
    <w:rsid w:val="00F233AE"/>
    <w:rsid w:val="00F23A66"/>
    <w:rsid w:val="00F23BD4"/>
    <w:rsid w:val="00F248C1"/>
    <w:rsid w:val="00F24AFB"/>
    <w:rsid w:val="00F25240"/>
    <w:rsid w:val="00F252C9"/>
    <w:rsid w:val="00F25C84"/>
    <w:rsid w:val="00F25E2D"/>
    <w:rsid w:val="00F25F1D"/>
    <w:rsid w:val="00F3012B"/>
    <w:rsid w:val="00F30BD2"/>
    <w:rsid w:val="00F312E9"/>
    <w:rsid w:val="00F314E3"/>
    <w:rsid w:val="00F31B61"/>
    <w:rsid w:val="00F31D6D"/>
    <w:rsid w:val="00F325B2"/>
    <w:rsid w:val="00F32DD3"/>
    <w:rsid w:val="00F33335"/>
    <w:rsid w:val="00F335A4"/>
    <w:rsid w:val="00F3476A"/>
    <w:rsid w:val="00F353D4"/>
    <w:rsid w:val="00F35537"/>
    <w:rsid w:val="00F36B40"/>
    <w:rsid w:val="00F37F61"/>
    <w:rsid w:val="00F4150B"/>
    <w:rsid w:val="00F42B1F"/>
    <w:rsid w:val="00F4307A"/>
    <w:rsid w:val="00F435F8"/>
    <w:rsid w:val="00F4368A"/>
    <w:rsid w:val="00F441B6"/>
    <w:rsid w:val="00F44348"/>
    <w:rsid w:val="00F45F03"/>
    <w:rsid w:val="00F47DFB"/>
    <w:rsid w:val="00F50025"/>
    <w:rsid w:val="00F507CF"/>
    <w:rsid w:val="00F50AD7"/>
    <w:rsid w:val="00F50F4D"/>
    <w:rsid w:val="00F51017"/>
    <w:rsid w:val="00F51F65"/>
    <w:rsid w:val="00F52776"/>
    <w:rsid w:val="00F54505"/>
    <w:rsid w:val="00F54956"/>
    <w:rsid w:val="00F54986"/>
    <w:rsid w:val="00F5499C"/>
    <w:rsid w:val="00F55714"/>
    <w:rsid w:val="00F55D47"/>
    <w:rsid w:val="00F567D5"/>
    <w:rsid w:val="00F6031A"/>
    <w:rsid w:val="00F60738"/>
    <w:rsid w:val="00F608F5"/>
    <w:rsid w:val="00F60B65"/>
    <w:rsid w:val="00F613B4"/>
    <w:rsid w:val="00F6169C"/>
    <w:rsid w:val="00F62127"/>
    <w:rsid w:val="00F643DF"/>
    <w:rsid w:val="00F64D47"/>
    <w:rsid w:val="00F65711"/>
    <w:rsid w:val="00F65996"/>
    <w:rsid w:val="00F6615B"/>
    <w:rsid w:val="00F66A2D"/>
    <w:rsid w:val="00F66A69"/>
    <w:rsid w:val="00F6736A"/>
    <w:rsid w:val="00F6791A"/>
    <w:rsid w:val="00F70EC3"/>
    <w:rsid w:val="00F7102A"/>
    <w:rsid w:val="00F7215C"/>
    <w:rsid w:val="00F72BCF"/>
    <w:rsid w:val="00F72FFC"/>
    <w:rsid w:val="00F7331D"/>
    <w:rsid w:val="00F73D0A"/>
    <w:rsid w:val="00F740F5"/>
    <w:rsid w:val="00F746CB"/>
    <w:rsid w:val="00F75E72"/>
    <w:rsid w:val="00F76E2B"/>
    <w:rsid w:val="00F77187"/>
    <w:rsid w:val="00F773EE"/>
    <w:rsid w:val="00F802F3"/>
    <w:rsid w:val="00F80F90"/>
    <w:rsid w:val="00F81124"/>
    <w:rsid w:val="00F81A03"/>
    <w:rsid w:val="00F81B35"/>
    <w:rsid w:val="00F81C16"/>
    <w:rsid w:val="00F83112"/>
    <w:rsid w:val="00F833AA"/>
    <w:rsid w:val="00F83AD8"/>
    <w:rsid w:val="00F84087"/>
    <w:rsid w:val="00F84152"/>
    <w:rsid w:val="00F8470C"/>
    <w:rsid w:val="00F84A97"/>
    <w:rsid w:val="00F84B01"/>
    <w:rsid w:val="00F85592"/>
    <w:rsid w:val="00F8597C"/>
    <w:rsid w:val="00F86D3D"/>
    <w:rsid w:val="00F871C8"/>
    <w:rsid w:val="00F87E05"/>
    <w:rsid w:val="00F90B83"/>
    <w:rsid w:val="00F91590"/>
    <w:rsid w:val="00F91AD4"/>
    <w:rsid w:val="00F9214E"/>
    <w:rsid w:val="00F92EF0"/>
    <w:rsid w:val="00F92F75"/>
    <w:rsid w:val="00F93732"/>
    <w:rsid w:val="00F9411F"/>
    <w:rsid w:val="00F95469"/>
    <w:rsid w:val="00F97B38"/>
    <w:rsid w:val="00FA030B"/>
    <w:rsid w:val="00FA1365"/>
    <w:rsid w:val="00FA1379"/>
    <w:rsid w:val="00FA1DE0"/>
    <w:rsid w:val="00FA2230"/>
    <w:rsid w:val="00FA2809"/>
    <w:rsid w:val="00FA2873"/>
    <w:rsid w:val="00FA39A5"/>
    <w:rsid w:val="00FA3A11"/>
    <w:rsid w:val="00FA3FE6"/>
    <w:rsid w:val="00FA496B"/>
    <w:rsid w:val="00FA5258"/>
    <w:rsid w:val="00FA5BF7"/>
    <w:rsid w:val="00FA5DFB"/>
    <w:rsid w:val="00FA637D"/>
    <w:rsid w:val="00FA75AB"/>
    <w:rsid w:val="00FA7D3A"/>
    <w:rsid w:val="00FA7FC4"/>
    <w:rsid w:val="00FB096B"/>
    <w:rsid w:val="00FB09D5"/>
    <w:rsid w:val="00FB0DDC"/>
    <w:rsid w:val="00FB4265"/>
    <w:rsid w:val="00FB4CD5"/>
    <w:rsid w:val="00FB4F61"/>
    <w:rsid w:val="00FB5ADE"/>
    <w:rsid w:val="00FB5E42"/>
    <w:rsid w:val="00FB5EFF"/>
    <w:rsid w:val="00FB6F48"/>
    <w:rsid w:val="00FC02B6"/>
    <w:rsid w:val="00FC05D1"/>
    <w:rsid w:val="00FC157A"/>
    <w:rsid w:val="00FC15B9"/>
    <w:rsid w:val="00FC1C00"/>
    <w:rsid w:val="00FC1F37"/>
    <w:rsid w:val="00FC2D13"/>
    <w:rsid w:val="00FC32DB"/>
    <w:rsid w:val="00FC49DF"/>
    <w:rsid w:val="00FC4D11"/>
    <w:rsid w:val="00FC690C"/>
    <w:rsid w:val="00FC6C88"/>
    <w:rsid w:val="00FD018D"/>
    <w:rsid w:val="00FD0524"/>
    <w:rsid w:val="00FD0A37"/>
    <w:rsid w:val="00FD19B5"/>
    <w:rsid w:val="00FD1D0A"/>
    <w:rsid w:val="00FD2F36"/>
    <w:rsid w:val="00FD324A"/>
    <w:rsid w:val="00FD3D84"/>
    <w:rsid w:val="00FD402A"/>
    <w:rsid w:val="00FD4432"/>
    <w:rsid w:val="00FD44B3"/>
    <w:rsid w:val="00FD4BA7"/>
    <w:rsid w:val="00FD5AC1"/>
    <w:rsid w:val="00FD5C27"/>
    <w:rsid w:val="00FD6A26"/>
    <w:rsid w:val="00FD6EE3"/>
    <w:rsid w:val="00FD70DF"/>
    <w:rsid w:val="00FD7A5E"/>
    <w:rsid w:val="00FE07C9"/>
    <w:rsid w:val="00FE0B95"/>
    <w:rsid w:val="00FE1081"/>
    <w:rsid w:val="00FE1DBC"/>
    <w:rsid w:val="00FE21BD"/>
    <w:rsid w:val="00FE29E9"/>
    <w:rsid w:val="00FE2C1D"/>
    <w:rsid w:val="00FE2D0A"/>
    <w:rsid w:val="00FE3F64"/>
    <w:rsid w:val="00FE408D"/>
    <w:rsid w:val="00FE4A30"/>
    <w:rsid w:val="00FE519E"/>
    <w:rsid w:val="00FE557D"/>
    <w:rsid w:val="00FE61E8"/>
    <w:rsid w:val="00FE6A44"/>
    <w:rsid w:val="00FE6D9C"/>
    <w:rsid w:val="00FE737F"/>
    <w:rsid w:val="00FE798C"/>
    <w:rsid w:val="00FE79E8"/>
    <w:rsid w:val="00FF0A1A"/>
    <w:rsid w:val="00FF0AC0"/>
    <w:rsid w:val="00FF165C"/>
    <w:rsid w:val="00FF1E2C"/>
    <w:rsid w:val="00FF1EE2"/>
    <w:rsid w:val="00FF356F"/>
    <w:rsid w:val="00FF4F12"/>
    <w:rsid w:val="00FF56F1"/>
    <w:rsid w:val="00FF6254"/>
    <w:rsid w:val="00FF6572"/>
    <w:rsid w:val="00FF7598"/>
    <w:rsid w:val="014D34D6"/>
    <w:rsid w:val="0154B360"/>
    <w:rsid w:val="015AAAD4"/>
    <w:rsid w:val="01658295"/>
    <w:rsid w:val="017A6BEA"/>
    <w:rsid w:val="01992956"/>
    <w:rsid w:val="01B130E9"/>
    <w:rsid w:val="022CF720"/>
    <w:rsid w:val="024F5CE8"/>
    <w:rsid w:val="029F1402"/>
    <w:rsid w:val="031AD9FF"/>
    <w:rsid w:val="0321589C"/>
    <w:rsid w:val="032B3D65"/>
    <w:rsid w:val="03326C35"/>
    <w:rsid w:val="0351FB54"/>
    <w:rsid w:val="037D72C6"/>
    <w:rsid w:val="03BA8E06"/>
    <w:rsid w:val="03CB0D60"/>
    <w:rsid w:val="03F2D8CC"/>
    <w:rsid w:val="03F50A47"/>
    <w:rsid w:val="04380F61"/>
    <w:rsid w:val="046566CF"/>
    <w:rsid w:val="04CFA9BC"/>
    <w:rsid w:val="04E820BE"/>
    <w:rsid w:val="04EEF6CE"/>
    <w:rsid w:val="04FFDDE3"/>
    <w:rsid w:val="0510580D"/>
    <w:rsid w:val="05513055"/>
    <w:rsid w:val="05625DB9"/>
    <w:rsid w:val="05632871"/>
    <w:rsid w:val="057D6D40"/>
    <w:rsid w:val="057FCF44"/>
    <w:rsid w:val="058303A2"/>
    <w:rsid w:val="0589645D"/>
    <w:rsid w:val="05BFA238"/>
    <w:rsid w:val="06146716"/>
    <w:rsid w:val="062B2866"/>
    <w:rsid w:val="063ADDCC"/>
    <w:rsid w:val="066EA750"/>
    <w:rsid w:val="067AA60F"/>
    <w:rsid w:val="06A6AF67"/>
    <w:rsid w:val="06ABE16B"/>
    <w:rsid w:val="06C1ECC6"/>
    <w:rsid w:val="070C1AC2"/>
    <w:rsid w:val="07178D05"/>
    <w:rsid w:val="07355A5C"/>
    <w:rsid w:val="07554445"/>
    <w:rsid w:val="0778446E"/>
    <w:rsid w:val="0798F5D7"/>
    <w:rsid w:val="07B2E009"/>
    <w:rsid w:val="07B7049B"/>
    <w:rsid w:val="07BD1C30"/>
    <w:rsid w:val="07D193CF"/>
    <w:rsid w:val="07EB6F52"/>
    <w:rsid w:val="07F1C002"/>
    <w:rsid w:val="08046B2E"/>
    <w:rsid w:val="081EF0BE"/>
    <w:rsid w:val="0825E728"/>
    <w:rsid w:val="0895A0C8"/>
    <w:rsid w:val="08BE6E55"/>
    <w:rsid w:val="08DBBD4C"/>
    <w:rsid w:val="0914A707"/>
    <w:rsid w:val="092964E9"/>
    <w:rsid w:val="0942442F"/>
    <w:rsid w:val="099ED34A"/>
    <w:rsid w:val="09BCF78C"/>
    <w:rsid w:val="09E1FE95"/>
    <w:rsid w:val="0A060539"/>
    <w:rsid w:val="0A34AB7F"/>
    <w:rsid w:val="0A4A6BA6"/>
    <w:rsid w:val="0A5E3F12"/>
    <w:rsid w:val="0AC988A3"/>
    <w:rsid w:val="0AE286C4"/>
    <w:rsid w:val="0B1DAE4E"/>
    <w:rsid w:val="0BBBA5B9"/>
    <w:rsid w:val="0BC31CE2"/>
    <w:rsid w:val="0BE84A6E"/>
    <w:rsid w:val="0BF831AB"/>
    <w:rsid w:val="0C0F6A16"/>
    <w:rsid w:val="0C2B4C19"/>
    <w:rsid w:val="0C4676A4"/>
    <w:rsid w:val="0C6DCABB"/>
    <w:rsid w:val="0D08D9D5"/>
    <w:rsid w:val="0D099A69"/>
    <w:rsid w:val="0D200CB4"/>
    <w:rsid w:val="0D3C1505"/>
    <w:rsid w:val="0D762B5C"/>
    <w:rsid w:val="0DBD54C1"/>
    <w:rsid w:val="0DDCD6AD"/>
    <w:rsid w:val="0DEC68F1"/>
    <w:rsid w:val="0DEE04F1"/>
    <w:rsid w:val="0E1D6A92"/>
    <w:rsid w:val="0E22C38D"/>
    <w:rsid w:val="0E2C1DFA"/>
    <w:rsid w:val="0E31E45C"/>
    <w:rsid w:val="0EBE870A"/>
    <w:rsid w:val="0EFFC7DF"/>
    <w:rsid w:val="0F3A1192"/>
    <w:rsid w:val="0F3AAA12"/>
    <w:rsid w:val="0F8C4320"/>
    <w:rsid w:val="0F913C92"/>
    <w:rsid w:val="0FEE9ECB"/>
    <w:rsid w:val="0FFE5C98"/>
    <w:rsid w:val="10287870"/>
    <w:rsid w:val="10351782"/>
    <w:rsid w:val="10413B2B"/>
    <w:rsid w:val="10712FB3"/>
    <w:rsid w:val="107A2EDC"/>
    <w:rsid w:val="10823548"/>
    <w:rsid w:val="1092A6D9"/>
    <w:rsid w:val="1092C45C"/>
    <w:rsid w:val="10C162A6"/>
    <w:rsid w:val="10E727C2"/>
    <w:rsid w:val="10EB4822"/>
    <w:rsid w:val="10EC5E2D"/>
    <w:rsid w:val="10F639ED"/>
    <w:rsid w:val="11301F07"/>
    <w:rsid w:val="113CFE8E"/>
    <w:rsid w:val="115394E0"/>
    <w:rsid w:val="115E5CF3"/>
    <w:rsid w:val="11DD0B8C"/>
    <w:rsid w:val="12A47BEC"/>
    <w:rsid w:val="12BFA024"/>
    <w:rsid w:val="12DC86BF"/>
    <w:rsid w:val="12ECE02F"/>
    <w:rsid w:val="1306B12F"/>
    <w:rsid w:val="130B9E4E"/>
    <w:rsid w:val="1312F468"/>
    <w:rsid w:val="1319EB70"/>
    <w:rsid w:val="1327D9F1"/>
    <w:rsid w:val="133C2BC5"/>
    <w:rsid w:val="13997163"/>
    <w:rsid w:val="13BC30DB"/>
    <w:rsid w:val="13C16427"/>
    <w:rsid w:val="142FE67B"/>
    <w:rsid w:val="143BF145"/>
    <w:rsid w:val="1448418C"/>
    <w:rsid w:val="1478DCA0"/>
    <w:rsid w:val="14BECC02"/>
    <w:rsid w:val="14EDF1EE"/>
    <w:rsid w:val="14EEDB68"/>
    <w:rsid w:val="1514AC4E"/>
    <w:rsid w:val="153DEE8C"/>
    <w:rsid w:val="159F35E5"/>
    <w:rsid w:val="15ACF531"/>
    <w:rsid w:val="15D4D00F"/>
    <w:rsid w:val="15E300AC"/>
    <w:rsid w:val="1604A60C"/>
    <w:rsid w:val="1611B486"/>
    <w:rsid w:val="1614AD01"/>
    <w:rsid w:val="1615EE47"/>
    <w:rsid w:val="1646805C"/>
    <w:rsid w:val="165DEDAE"/>
    <w:rsid w:val="16691DD7"/>
    <w:rsid w:val="16C9E9D1"/>
    <w:rsid w:val="16EB267B"/>
    <w:rsid w:val="170C8986"/>
    <w:rsid w:val="1718C46E"/>
    <w:rsid w:val="17867E9C"/>
    <w:rsid w:val="17999DC9"/>
    <w:rsid w:val="17BFA83E"/>
    <w:rsid w:val="17E250BD"/>
    <w:rsid w:val="17F5C191"/>
    <w:rsid w:val="181039B6"/>
    <w:rsid w:val="1815D6DE"/>
    <w:rsid w:val="185B685E"/>
    <w:rsid w:val="185B83C6"/>
    <w:rsid w:val="189E017A"/>
    <w:rsid w:val="18A6CBDD"/>
    <w:rsid w:val="18B76EAF"/>
    <w:rsid w:val="18E439F1"/>
    <w:rsid w:val="192C9948"/>
    <w:rsid w:val="1987329F"/>
    <w:rsid w:val="19B2A2C0"/>
    <w:rsid w:val="19B59049"/>
    <w:rsid w:val="19BB686A"/>
    <w:rsid w:val="19D0D737"/>
    <w:rsid w:val="19D38787"/>
    <w:rsid w:val="1A2BC982"/>
    <w:rsid w:val="1A3421CB"/>
    <w:rsid w:val="1A6FD813"/>
    <w:rsid w:val="1A79BA29"/>
    <w:rsid w:val="1A83BA2D"/>
    <w:rsid w:val="1A99A2AE"/>
    <w:rsid w:val="1AA07FC2"/>
    <w:rsid w:val="1AFEF672"/>
    <w:rsid w:val="1B163631"/>
    <w:rsid w:val="1B19F17F"/>
    <w:rsid w:val="1B2018D8"/>
    <w:rsid w:val="1B464FB9"/>
    <w:rsid w:val="1B4EEBF3"/>
    <w:rsid w:val="1B58CFD3"/>
    <w:rsid w:val="1B63BF37"/>
    <w:rsid w:val="1B661F1C"/>
    <w:rsid w:val="1B88D547"/>
    <w:rsid w:val="1B9AAE43"/>
    <w:rsid w:val="1BA716AF"/>
    <w:rsid w:val="1BF3983D"/>
    <w:rsid w:val="1C0218F8"/>
    <w:rsid w:val="1C3CF57C"/>
    <w:rsid w:val="1CD30183"/>
    <w:rsid w:val="1CD417C2"/>
    <w:rsid w:val="1CE3DE02"/>
    <w:rsid w:val="1CF903D3"/>
    <w:rsid w:val="1CFB76E1"/>
    <w:rsid w:val="1D4450DC"/>
    <w:rsid w:val="1D68DCAC"/>
    <w:rsid w:val="1D7C6A46"/>
    <w:rsid w:val="1D948E48"/>
    <w:rsid w:val="1DECCAEF"/>
    <w:rsid w:val="1E0ABD88"/>
    <w:rsid w:val="1E1B99C1"/>
    <w:rsid w:val="1E4752F3"/>
    <w:rsid w:val="1E5CE792"/>
    <w:rsid w:val="1E65C5B9"/>
    <w:rsid w:val="1E785341"/>
    <w:rsid w:val="1E7D523E"/>
    <w:rsid w:val="1EFC5876"/>
    <w:rsid w:val="1F0981BA"/>
    <w:rsid w:val="1F89CBBE"/>
    <w:rsid w:val="1FC1DE78"/>
    <w:rsid w:val="1FC9A148"/>
    <w:rsid w:val="1FEE898B"/>
    <w:rsid w:val="1FFAABD1"/>
    <w:rsid w:val="200D924E"/>
    <w:rsid w:val="2014645A"/>
    <w:rsid w:val="201A1BBD"/>
    <w:rsid w:val="20333C48"/>
    <w:rsid w:val="2048C7C9"/>
    <w:rsid w:val="20612C89"/>
    <w:rsid w:val="208EB939"/>
    <w:rsid w:val="20EB17B6"/>
    <w:rsid w:val="2103CB0A"/>
    <w:rsid w:val="2110766E"/>
    <w:rsid w:val="211C8F4C"/>
    <w:rsid w:val="21DE97E0"/>
    <w:rsid w:val="21F03851"/>
    <w:rsid w:val="2215EE1F"/>
    <w:rsid w:val="2244A657"/>
    <w:rsid w:val="227333BB"/>
    <w:rsid w:val="228504D6"/>
    <w:rsid w:val="228EE0D3"/>
    <w:rsid w:val="22B3E4C7"/>
    <w:rsid w:val="22B67C04"/>
    <w:rsid w:val="22D20F8D"/>
    <w:rsid w:val="22D8A5BC"/>
    <w:rsid w:val="2301C670"/>
    <w:rsid w:val="23028F3E"/>
    <w:rsid w:val="232B62F7"/>
    <w:rsid w:val="2340EB7A"/>
    <w:rsid w:val="235B81A8"/>
    <w:rsid w:val="235E3BBF"/>
    <w:rsid w:val="238FD1D5"/>
    <w:rsid w:val="23B4A242"/>
    <w:rsid w:val="23E9537A"/>
    <w:rsid w:val="240DEDFD"/>
    <w:rsid w:val="241F1653"/>
    <w:rsid w:val="24569E23"/>
    <w:rsid w:val="249FF847"/>
    <w:rsid w:val="24B3C2DC"/>
    <w:rsid w:val="24F0B9F7"/>
    <w:rsid w:val="25300C7D"/>
    <w:rsid w:val="25666E23"/>
    <w:rsid w:val="2576F3A3"/>
    <w:rsid w:val="25AAE2CA"/>
    <w:rsid w:val="25E3C5F0"/>
    <w:rsid w:val="262315AC"/>
    <w:rsid w:val="26664B86"/>
    <w:rsid w:val="26733677"/>
    <w:rsid w:val="26DBF1C7"/>
    <w:rsid w:val="26EC4304"/>
    <w:rsid w:val="2734BB1D"/>
    <w:rsid w:val="27517490"/>
    <w:rsid w:val="27530F83"/>
    <w:rsid w:val="275D82C0"/>
    <w:rsid w:val="275DCBC8"/>
    <w:rsid w:val="275F113F"/>
    <w:rsid w:val="2767D937"/>
    <w:rsid w:val="276D9BDD"/>
    <w:rsid w:val="2779CB9B"/>
    <w:rsid w:val="27AFD683"/>
    <w:rsid w:val="27B284C2"/>
    <w:rsid w:val="27D055FA"/>
    <w:rsid w:val="27E67D21"/>
    <w:rsid w:val="27FFB7DE"/>
    <w:rsid w:val="28021BE7"/>
    <w:rsid w:val="2803A02C"/>
    <w:rsid w:val="2811CB6D"/>
    <w:rsid w:val="2812EEF1"/>
    <w:rsid w:val="28D20FEA"/>
    <w:rsid w:val="2901B212"/>
    <w:rsid w:val="29351936"/>
    <w:rsid w:val="2985EAE3"/>
    <w:rsid w:val="29A00D20"/>
    <w:rsid w:val="29A5B590"/>
    <w:rsid w:val="29D7E36E"/>
    <w:rsid w:val="2A3FE1E9"/>
    <w:rsid w:val="2A3FE6CD"/>
    <w:rsid w:val="2A6E9737"/>
    <w:rsid w:val="2AC88E8E"/>
    <w:rsid w:val="2ACDB098"/>
    <w:rsid w:val="2ADFC1A5"/>
    <w:rsid w:val="2AFB335D"/>
    <w:rsid w:val="2B427291"/>
    <w:rsid w:val="2B464BE7"/>
    <w:rsid w:val="2B5C3D87"/>
    <w:rsid w:val="2B963D3D"/>
    <w:rsid w:val="2BA37F6F"/>
    <w:rsid w:val="2BBA2663"/>
    <w:rsid w:val="2BF21462"/>
    <w:rsid w:val="2BFB4BE5"/>
    <w:rsid w:val="2C1A8284"/>
    <w:rsid w:val="2C5F957D"/>
    <w:rsid w:val="2C74AC32"/>
    <w:rsid w:val="2C82989D"/>
    <w:rsid w:val="2C86A3E8"/>
    <w:rsid w:val="2CA0AE9E"/>
    <w:rsid w:val="2D3FC284"/>
    <w:rsid w:val="2DB04D9C"/>
    <w:rsid w:val="2DD698C3"/>
    <w:rsid w:val="2E1654A8"/>
    <w:rsid w:val="2E1DD64C"/>
    <w:rsid w:val="2E40C322"/>
    <w:rsid w:val="2E690472"/>
    <w:rsid w:val="2EA743FA"/>
    <w:rsid w:val="2EA7B4CC"/>
    <w:rsid w:val="2ED49CA8"/>
    <w:rsid w:val="2EDB2DED"/>
    <w:rsid w:val="2F15DF04"/>
    <w:rsid w:val="2F2BA3A3"/>
    <w:rsid w:val="2F370C69"/>
    <w:rsid w:val="2F616D4B"/>
    <w:rsid w:val="2F694E92"/>
    <w:rsid w:val="2F78588F"/>
    <w:rsid w:val="2F7BB8A9"/>
    <w:rsid w:val="2F83270B"/>
    <w:rsid w:val="2F83A8CC"/>
    <w:rsid w:val="2FB0C1C8"/>
    <w:rsid w:val="2FF663E8"/>
    <w:rsid w:val="3012D39D"/>
    <w:rsid w:val="30259A25"/>
    <w:rsid w:val="302E260E"/>
    <w:rsid w:val="30528394"/>
    <w:rsid w:val="308B05F7"/>
    <w:rsid w:val="30986D4B"/>
    <w:rsid w:val="30CA2041"/>
    <w:rsid w:val="30E7DE6F"/>
    <w:rsid w:val="311B3ED7"/>
    <w:rsid w:val="3140453C"/>
    <w:rsid w:val="319421AF"/>
    <w:rsid w:val="31B68B90"/>
    <w:rsid w:val="31C0E0C9"/>
    <w:rsid w:val="31CEC7FF"/>
    <w:rsid w:val="31DCF22F"/>
    <w:rsid w:val="31DF558E"/>
    <w:rsid w:val="32084116"/>
    <w:rsid w:val="321668EB"/>
    <w:rsid w:val="3227D14D"/>
    <w:rsid w:val="32597030"/>
    <w:rsid w:val="325E7EBA"/>
    <w:rsid w:val="32633168"/>
    <w:rsid w:val="3277E686"/>
    <w:rsid w:val="3281125D"/>
    <w:rsid w:val="32B70F38"/>
    <w:rsid w:val="32F87D0E"/>
    <w:rsid w:val="3312B818"/>
    <w:rsid w:val="3324138F"/>
    <w:rsid w:val="332D5CD2"/>
    <w:rsid w:val="333C8404"/>
    <w:rsid w:val="33435AEB"/>
    <w:rsid w:val="33AA19E9"/>
    <w:rsid w:val="3411AE9C"/>
    <w:rsid w:val="341BE972"/>
    <w:rsid w:val="3426B2FE"/>
    <w:rsid w:val="34362D09"/>
    <w:rsid w:val="34377D18"/>
    <w:rsid w:val="3452DF99"/>
    <w:rsid w:val="345F8B55"/>
    <w:rsid w:val="34CD1C63"/>
    <w:rsid w:val="35391CC3"/>
    <w:rsid w:val="35738892"/>
    <w:rsid w:val="358E0D35"/>
    <w:rsid w:val="35DC8FA8"/>
    <w:rsid w:val="35EB75A8"/>
    <w:rsid w:val="360EDF81"/>
    <w:rsid w:val="36200118"/>
    <w:rsid w:val="36A35BDF"/>
    <w:rsid w:val="36C22CF6"/>
    <w:rsid w:val="36C9F360"/>
    <w:rsid w:val="36CB896C"/>
    <w:rsid w:val="36DD5AF0"/>
    <w:rsid w:val="36EFAEF8"/>
    <w:rsid w:val="36F236D3"/>
    <w:rsid w:val="371D3DD6"/>
    <w:rsid w:val="373B6CF8"/>
    <w:rsid w:val="37431A34"/>
    <w:rsid w:val="37986FBC"/>
    <w:rsid w:val="37CE5ABA"/>
    <w:rsid w:val="37EC2E62"/>
    <w:rsid w:val="38169F5C"/>
    <w:rsid w:val="38D80FEE"/>
    <w:rsid w:val="38EB24E6"/>
    <w:rsid w:val="38F899C9"/>
    <w:rsid w:val="3915EC14"/>
    <w:rsid w:val="39426626"/>
    <w:rsid w:val="394FD740"/>
    <w:rsid w:val="396714EA"/>
    <w:rsid w:val="396FF73F"/>
    <w:rsid w:val="3976855C"/>
    <w:rsid w:val="3978E8B6"/>
    <w:rsid w:val="39860B37"/>
    <w:rsid w:val="39A44FB0"/>
    <w:rsid w:val="39E798D2"/>
    <w:rsid w:val="39F7D8E4"/>
    <w:rsid w:val="3A41F516"/>
    <w:rsid w:val="3A7FEB3B"/>
    <w:rsid w:val="3A90B581"/>
    <w:rsid w:val="3A90F215"/>
    <w:rsid w:val="3A92B9A8"/>
    <w:rsid w:val="3AA6B613"/>
    <w:rsid w:val="3AA8F8C0"/>
    <w:rsid w:val="3AE0C049"/>
    <w:rsid w:val="3B0F7D0B"/>
    <w:rsid w:val="3B1255BD"/>
    <w:rsid w:val="3B251CD5"/>
    <w:rsid w:val="3B2DEDF5"/>
    <w:rsid w:val="3B8A608E"/>
    <w:rsid w:val="3B994AEC"/>
    <w:rsid w:val="3BE420FF"/>
    <w:rsid w:val="3BEB78E9"/>
    <w:rsid w:val="3C18F88A"/>
    <w:rsid w:val="3C20B454"/>
    <w:rsid w:val="3C641810"/>
    <w:rsid w:val="3C695B75"/>
    <w:rsid w:val="3C6B45B5"/>
    <w:rsid w:val="3C6CE894"/>
    <w:rsid w:val="3C84C8B7"/>
    <w:rsid w:val="3C92BD82"/>
    <w:rsid w:val="3CA1B97D"/>
    <w:rsid w:val="3CB099D8"/>
    <w:rsid w:val="3CC9FFC5"/>
    <w:rsid w:val="3D642632"/>
    <w:rsid w:val="3DE0DA23"/>
    <w:rsid w:val="3DEF0787"/>
    <w:rsid w:val="3DF6CD27"/>
    <w:rsid w:val="3E04F4FB"/>
    <w:rsid w:val="3E270F3A"/>
    <w:rsid w:val="3E2A779C"/>
    <w:rsid w:val="3E3F189F"/>
    <w:rsid w:val="3E54851D"/>
    <w:rsid w:val="3E8F6EBB"/>
    <w:rsid w:val="3EA9A9CE"/>
    <w:rsid w:val="3F038E7B"/>
    <w:rsid w:val="3F2D0023"/>
    <w:rsid w:val="3F5627BF"/>
    <w:rsid w:val="3F5F7604"/>
    <w:rsid w:val="3F96B218"/>
    <w:rsid w:val="3FD20203"/>
    <w:rsid w:val="3FFE0EC9"/>
    <w:rsid w:val="4013E7BF"/>
    <w:rsid w:val="40192EE9"/>
    <w:rsid w:val="402B3F1C"/>
    <w:rsid w:val="404922B7"/>
    <w:rsid w:val="40DF77F1"/>
    <w:rsid w:val="41099A2F"/>
    <w:rsid w:val="411C40F5"/>
    <w:rsid w:val="413F7445"/>
    <w:rsid w:val="416B8E66"/>
    <w:rsid w:val="416CF65B"/>
    <w:rsid w:val="417A779B"/>
    <w:rsid w:val="41989A4E"/>
    <w:rsid w:val="41AFB820"/>
    <w:rsid w:val="41C5867E"/>
    <w:rsid w:val="41C9877E"/>
    <w:rsid w:val="4232B815"/>
    <w:rsid w:val="42334189"/>
    <w:rsid w:val="42520F4D"/>
    <w:rsid w:val="42F2DBA2"/>
    <w:rsid w:val="42FB5883"/>
    <w:rsid w:val="4308501F"/>
    <w:rsid w:val="433BFABE"/>
    <w:rsid w:val="434F1696"/>
    <w:rsid w:val="436D118B"/>
    <w:rsid w:val="436F182F"/>
    <w:rsid w:val="43EA46CD"/>
    <w:rsid w:val="43FB228C"/>
    <w:rsid w:val="440C01B9"/>
    <w:rsid w:val="440EBBB7"/>
    <w:rsid w:val="443D15A1"/>
    <w:rsid w:val="44427D3A"/>
    <w:rsid w:val="444E4C1A"/>
    <w:rsid w:val="44ABF365"/>
    <w:rsid w:val="45150C65"/>
    <w:rsid w:val="4551B8F3"/>
    <w:rsid w:val="4589F4B6"/>
    <w:rsid w:val="45BEFB01"/>
    <w:rsid w:val="46290701"/>
    <w:rsid w:val="4652E239"/>
    <w:rsid w:val="46A99FC0"/>
    <w:rsid w:val="46F48BC5"/>
    <w:rsid w:val="47244701"/>
    <w:rsid w:val="47848C35"/>
    <w:rsid w:val="479379DA"/>
    <w:rsid w:val="47A4B300"/>
    <w:rsid w:val="480EE638"/>
    <w:rsid w:val="485EE299"/>
    <w:rsid w:val="486AE091"/>
    <w:rsid w:val="4884B2EA"/>
    <w:rsid w:val="4889B923"/>
    <w:rsid w:val="488C20B2"/>
    <w:rsid w:val="48996D64"/>
    <w:rsid w:val="48A6905B"/>
    <w:rsid w:val="48AEA3E3"/>
    <w:rsid w:val="48BF58D4"/>
    <w:rsid w:val="49058D8A"/>
    <w:rsid w:val="49067F02"/>
    <w:rsid w:val="49558892"/>
    <w:rsid w:val="497F9D51"/>
    <w:rsid w:val="49A330AB"/>
    <w:rsid w:val="49C2F4F4"/>
    <w:rsid w:val="4A37A2E0"/>
    <w:rsid w:val="4A41E86F"/>
    <w:rsid w:val="4A4281ED"/>
    <w:rsid w:val="4A5818E0"/>
    <w:rsid w:val="4ACE17A8"/>
    <w:rsid w:val="4B13AC86"/>
    <w:rsid w:val="4B191100"/>
    <w:rsid w:val="4B691C5A"/>
    <w:rsid w:val="4BA035BC"/>
    <w:rsid w:val="4BB7928E"/>
    <w:rsid w:val="4BE0808E"/>
    <w:rsid w:val="4BECF733"/>
    <w:rsid w:val="4BEFFFF8"/>
    <w:rsid w:val="4C1030D6"/>
    <w:rsid w:val="4C126992"/>
    <w:rsid w:val="4C267FC9"/>
    <w:rsid w:val="4C271801"/>
    <w:rsid w:val="4C6BA4C3"/>
    <w:rsid w:val="4C75A2EB"/>
    <w:rsid w:val="4C9729DC"/>
    <w:rsid w:val="4C9818C7"/>
    <w:rsid w:val="4CFA95B6"/>
    <w:rsid w:val="4D0032CD"/>
    <w:rsid w:val="4D2D9AF2"/>
    <w:rsid w:val="4D5F278F"/>
    <w:rsid w:val="4D749BD7"/>
    <w:rsid w:val="4D8A7AE2"/>
    <w:rsid w:val="4DB4DE7E"/>
    <w:rsid w:val="4DB53429"/>
    <w:rsid w:val="4DFEAAD2"/>
    <w:rsid w:val="4E08130D"/>
    <w:rsid w:val="4E12EDD3"/>
    <w:rsid w:val="4E1F47F5"/>
    <w:rsid w:val="4E35B2C1"/>
    <w:rsid w:val="4E3B54AD"/>
    <w:rsid w:val="4E636BEF"/>
    <w:rsid w:val="4E9917F1"/>
    <w:rsid w:val="4EA54C66"/>
    <w:rsid w:val="4EAD626A"/>
    <w:rsid w:val="4EAF8553"/>
    <w:rsid w:val="4F111FC8"/>
    <w:rsid w:val="4F144322"/>
    <w:rsid w:val="4F172BB4"/>
    <w:rsid w:val="4F20E11A"/>
    <w:rsid w:val="4F2CE75F"/>
    <w:rsid w:val="4F3E79CF"/>
    <w:rsid w:val="4F50CDF7"/>
    <w:rsid w:val="4F51048A"/>
    <w:rsid w:val="4F6572A8"/>
    <w:rsid w:val="4F691327"/>
    <w:rsid w:val="4FAB5A2E"/>
    <w:rsid w:val="4FAD20E6"/>
    <w:rsid w:val="4FB5F2A7"/>
    <w:rsid w:val="4FB6C0EA"/>
    <w:rsid w:val="500520D7"/>
    <w:rsid w:val="503CF13A"/>
    <w:rsid w:val="50877D72"/>
    <w:rsid w:val="50A6AD7A"/>
    <w:rsid w:val="50D3278C"/>
    <w:rsid w:val="50E160A6"/>
    <w:rsid w:val="50F010A6"/>
    <w:rsid w:val="512D5A47"/>
    <w:rsid w:val="517352DF"/>
    <w:rsid w:val="51A7859D"/>
    <w:rsid w:val="51A81D4A"/>
    <w:rsid w:val="51BE784C"/>
    <w:rsid w:val="51C173BD"/>
    <w:rsid w:val="51C9DA4C"/>
    <w:rsid w:val="51F18551"/>
    <w:rsid w:val="5289B180"/>
    <w:rsid w:val="52EAE4D5"/>
    <w:rsid w:val="52F62111"/>
    <w:rsid w:val="5305FAE1"/>
    <w:rsid w:val="531042FE"/>
    <w:rsid w:val="532BDB11"/>
    <w:rsid w:val="536E955F"/>
    <w:rsid w:val="536F49D8"/>
    <w:rsid w:val="5381F710"/>
    <w:rsid w:val="53BFFC65"/>
    <w:rsid w:val="53C1A351"/>
    <w:rsid w:val="53C6FDF3"/>
    <w:rsid w:val="53C77A22"/>
    <w:rsid w:val="54096B3D"/>
    <w:rsid w:val="544C64FB"/>
    <w:rsid w:val="54578560"/>
    <w:rsid w:val="546E4660"/>
    <w:rsid w:val="55532D25"/>
    <w:rsid w:val="55A2BB9A"/>
    <w:rsid w:val="55A9F663"/>
    <w:rsid w:val="55AE8482"/>
    <w:rsid w:val="55BAFEB6"/>
    <w:rsid w:val="55D4997C"/>
    <w:rsid w:val="55E376B6"/>
    <w:rsid w:val="5655FE99"/>
    <w:rsid w:val="56863B04"/>
    <w:rsid w:val="569F9C4D"/>
    <w:rsid w:val="56A64D86"/>
    <w:rsid w:val="56ADDDF0"/>
    <w:rsid w:val="56B7BD36"/>
    <w:rsid w:val="57122C5E"/>
    <w:rsid w:val="572BF845"/>
    <w:rsid w:val="575F4929"/>
    <w:rsid w:val="57B53CD7"/>
    <w:rsid w:val="57C17F38"/>
    <w:rsid w:val="57F91C1B"/>
    <w:rsid w:val="5811367E"/>
    <w:rsid w:val="586E26DA"/>
    <w:rsid w:val="5895EEEE"/>
    <w:rsid w:val="5913E60F"/>
    <w:rsid w:val="59440D2C"/>
    <w:rsid w:val="59801D48"/>
    <w:rsid w:val="5991B5EF"/>
    <w:rsid w:val="59AD06DF"/>
    <w:rsid w:val="59C62F3C"/>
    <w:rsid w:val="5A0D5230"/>
    <w:rsid w:val="5A104C33"/>
    <w:rsid w:val="5A305B28"/>
    <w:rsid w:val="5A3C2E04"/>
    <w:rsid w:val="5A89EA9D"/>
    <w:rsid w:val="5B346AA3"/>
    <w:rsid w:val="5B5C0C24"/>
    <w:rsid w:val="5B67922B"/>
    <w:rsid w:val="5B9E4445"/>
    <w:rsid w:val="5BAB32BE"/>
    <w:rsid w:val="5BB739A0"/>
    <w:rsid w:val="5BBBAA79"/>
    <w:rsid w:val="5BD5A1BE"/>
    <w:rsid w:val="5BEB4C48"/>
    <w:rsid w:val="5C48B9FB"/>
    <w:rsid w:val="5C57BC23"/>
    <w:rsid w:val="5C80DF76"/>
    <w:rsid w:val="5CC17196"/>
    <w:rsid w:val="5CE1A083"/>
    <w:rsid w:val="5D0891E6"/>
    <w:rsid w:val="5D11D806"/>
    <w:rsid w:val="5D138AE4"/>
    <w:rsid w:val="5D72E54C"/>
    <w:rsid w:val="5DF8F785"/>
    <w:rsid w:val="5E1B204F"/>
    <w:rsid w:val="5E1D055F"/>
    <w:rsid w:val="5E1EA99A"/>
    <w:rsid w:val="5E44946D"/>
    <w:rsid w:val="5E5D58F2"/>
    <w:rsid w:val="5E70A969"/>
    <w:rsid w:val="5E9F021D"/>
    <w:rsid w:val="5F1510EE"/>
    <w:rsid w:val="5F1EB162"/>
    <w:rsid w:val="5F5C940F"/>
    <w:rsid w:val="5F97B35F"/>
    <w:rsid w:val="5FCA4D9B"/>
    <w:rsid w:val="601C4863"/>
    <w:rsid w:val="604079DB"/>
    <w:rsid w:val="6040B186"/>
    <w:rsid w:val="60602C31"/>
    <w:rsid w:val="6072F9E4"/>
    <w:rsid w:val="60A6C62C"/>
    <w:rsid w:val="60D4666A"/>
    <w:rsid w:val="6148515A"/>
    <w:rsid w:val="6149DFA8"/>
    <w:rsid w:val="616E5533"/>
    <w:rsid w:val="61BF98D9"/>
    <w:rsid w:val="61CBE83A"/>
    <w:rsid w:val="622CC3FF"/>
    <w:rsid w:val="6251E2AC"/>
    <w:rsid w:val="6264C2CE"/>
    <w:rsid w:val="62905B32"/>
    <w:rsid w:val="62B941FB"/>
    <w:rsid w:val="62C5E547"/>
    <w:rsid w:val="62F899AF"/>
    <w:rsid w:val="6305C478"/>
    <w:rsid w:val="6315F043"/>
    <w:rsid w:val="631B6DBB"/>
    <w:rsid w:val="6321987B"/>
    <w:rsid w:val="63778199"/>
    <w:rsid w:val="638DC396"/>
    <w:rsid w:val="63A14E30"/>
    <w:rsid w:val="63A6D02F"/>
    <w:rsid w:val="63C518BB"/>
    <w:rsid w:val="63F7055C"/>
    <w:rsid w:val="64017CA8"/>
    <w:rsid w:val="641BBA08"/>
    <w:rsid w:val="6427EB42"/>
    <w:rsid w:val="642C81DB"/>
    <w:rsid w:val="6430D103"/>
    <w:rsid w:val="6450AEDE"/>
    <w:rsid w:val="64BF7753"/>
    <w:rsid w:val="64C904F1"/>
    <w:rsid w:val="64E27361"/>
    <w:rsid w:val="64ED3DC3"/>
    <w:rsid w:val="6506867F"/>
    <w:rsid w:val="654560C0"/>
    <w:rsid w:val="657825C1"/>
    <w:rsid w:val="65CA0DCD"/>
    <w:rsid w:val="65DD3D9E"/>
    <w:rsid w:val="65FF465A"/>
    <w:rsid w:val="662BCB59"/>
    <w:rsid w:val="662FE19E"/>
    <w:rsid w:val="66D1F71B"/>
    <w:rsid w:val="66FC4DC0"/>
    <w:rsid w:val="672247BF"/>
    <w:rsid w:val="6730DEAE"/>
    <w:rsid w:val="6768D6D4"/>
    <w:rsid w:val="6781BEC7"/>
    <w:rsid w:val="6790165E"/>
    <w:rsid w:val="67934752"/>
    <w:rsid w:val="67A4798D"/>
    <w:rsid w:val="67E5CCF7"/>
    <w:rsid w:val="6845A7FA"/>
    <w:rsid w:val="686E2A94"/>
    <w:rsid w:val="686E3192"/>
    <w:rsid w:val="68A6F80C"/>
    <w:rsid w:val="68C0617D"/>
    <w:rsid w:val="6907A32D"/>
    <w:rsid w:val="690F2E50"/>
    <w:rsid w:val="692CC241"/>
    <w:rsid w:val="69526C8F"/>
    <w:rsid w:val="6969420A"/>
    <w:rsid w:val="696B2492"/>
    <w:rsid w:val="6972E57C"/>
    <w:rsid w:val="698D0177"/>
    <w:rsid w:val="69F9ACDA"/>
    <w:rsid w:val="6A0124DB"/>
    <w:rsid w:val="6A09648C"/>
    <w:rsid w:val="6A383FF7"/>
    <w:rsid w:val="6A392971"/>
    <w:rsid w:val="6A42C86D"/>
    <w:rsid w:val="6A45BEEF"/>
    <w:rsid w:val="6A5EFA57"/>
    <w:rsid w:val="6A811A4C"/>
    <w:rsid w:val="6A98A024"/>
    <w:rsid w:val="6AADAF9B"/>
    <w:rsid w:val="6AAE28B9"/>
    <w:rsid w:val="6ACB4792"/>
    <w:rsid w:val="6AE85130"/>
    <w:rsid w:val="6AE8BEC3"/>
    <w:rsid w:val="6AEC0604"/>
    <w:rsid w:val="6AFF49F2"/>
    <w:rsid w:val="6B21EEAA"/>
    <w:rsid w:val="6B493F44"/>
    <w:rsid w:val="6B843748"/>
    <w:rsid w:val="6B9B019B"/>
    <w:rsid w:val="6BA21C76"/>
    <w:rsid w:val="6BC0FC04"/>
    <w:rsid w:val="6C1BE0BC"/>
    <w:rsid w:val="6C2ADC96"/>
    <w:rsid w:val="6C3F3B6B"/>
    <w:rsid w:val="6C656A16"/>
    <w:rsid w:val="6C65B7D4"/>
    <w:rsid w:val="6C8895B9"/>
    <w:rsid w:val="6CB9C1A7"/>
    <w:rsid w:val="6CC7CBD1"/>
    <w:rsid w:val="6CD74ABA"/>
    <w:rsid w:val="6D26E592"/>
    <w:rsid w:val="6D27DD7A"/>
    <w:rsid w:val="6D6FE0B9"/>
    <w:rsid w:val="6DA5ED62"/>
    <w:rsid w:val="6DB7C7DB"/>
    <w:rsid w:val="6DBB667E"/>
    <w:rsid w:val="6DCC5C02"/>
    <w:rsid w:val="6E1708D5"/>
    <w:rsid w:val="6E280C3C"/>
    <w:rsid w:val="6E5B704A"/>
    <w:rsid w:val="6E61D631"/>
    <w:rsid w:val="6E71CCE9"/>
    <w:rsid w:val="6E948046"/>
    <w:rsid w:val="6EBF9CA3"/>
    <w:rsid w:val="6ED60629"/>
    <w:rsid w:val="6EFC2AA1"/>
    <w:rsid w:val="6F10754E"/>
    <w:rsid w:val="6F323D00"/>
    <w:rsid w:val="6F3D36EE"/>
    <w:rsid w:val="6F524A76"/>
    <w:rsid w:val="6F5C0C85"/>
    <w:rsid w:val="6F744C41"/>
    <w:rsid w:val="6F8AD553"/>
    <w:rsid w:val="6F9C8744"/>
    <w:rsid w:val="6FD05444"/>
    <w:rsid w:val="701BC709"/>
    <w:rsid w:val="704DBDD2"/>
    <w:rsid w:val="704EE4F3"/>
    <w:rsid w:val="70B5DC17"/>
    <w:rsid w:val="70DA1736"/>
    <w:rsid w:val="70E935B6"/>
    <w:rsid w:val="71806182"/>
    <w:rsid w:val="719D9E0D"/>
    <w:rsid w:val="71A700BE"/>
    <w:rsid w:val="71BE60A7"/>
    <w:rsid w:val="71C4FFF8"/>
    <w:rsid w:val="71C592A1"/>
    <w:rsid w:val="71E848DD"/>
    <w:rsid w:val="723D2DBE"/>
    <w:rsid w:val="728F61CA"/>
    <w:rsid w:val="729261F9"/>
    <w:rsid w:val="72B7D734"/>
    <w:rsid w:val="7309F890"/>
    <w:rsid w:val="730DF56F"/>
    <w:rsid w:val="7337BACB"/>
    <w:rsid w:val="73B99988"/>
    <w:rsid w:val="73BBCC73"/>
    <w:rsid w:val="73BE77FB"/>
    <w:rsid w:val="7444A785"/>
    <w:rsid w:val="74733F5B"/>
    <w:rsid w:val="7476DE4E"/>
    <w:rsid w:val="74A7B05F"/>
    <w:rsid w:val="74C402A4"/>
    <w:rsid w:val="74C782A2"/>
    <w:rsid w:val="74D1DAD3"/>
    <w:rsid w:val="752BFAA6"/>
    <w:rsid w:val="75493692"/>
    <w:rsid w:val="75AE5340"/>
    <w:rsid w:val="75B62D27"/>
    <w:rsid w:val="75DD4B09"/>
    <w:rsid w:val="75F323FF"/>
    <w:rsid w:val="75F4C746"/>
    <w:rsid w:val="7617D556"/>
    <w:rsid w:val="7627756A"/>
    <w:rsid w:val="7668CE5E"/>
    <w:rsid w:val="7678C6CA"/>
    <w:rsid w:val="76BA8C8D"/>
    <w:rsid w:val="76EDEE4E"/>
    <w:rsid w:val="76F0B8E9"/>
    <w:rsid w:val="7732C3D0"/>
    <w:rsid w:val="7759F41D"/>
    <w:rsid w:val="7762D657"/>
    <w:rsid w:val="777EC493"/>
    <w:rsid w:val="788D08D0"/>
    <w:rsid w:val="7892CC89"/>
    <w:rsid w:val="7894E76E"/>
    <w:rsid w:val="78FD761E"/>
    <w:rsid w:val="7932EFB0"/>
    <w:rsid w:val="794FC5C0"/>
    <w:rsid w:val="796FF979"/>
    <w:rsid w:val="79BED3DC"/>
    <w:rsid w:val="79D6C5ED"/>
    <w:rsid w:val="79FD2DBC"/>
    <w:rsid w:val="7A16655C"/>
    <w:rsid w:val="7A55B2FB"/>
    <w:rsid w:val="7A8D3474"/>
    <w:rsid w:val="7AB3E909"/>
    <w:rsid w:val="7AC34F70"/>
    <w:rsid w:val="7B05837B"/>
    <w:rsid w:val="7B20D07D"/>
    <w:rsid w:val="7B3D2F68"/>
    <w:rsid w:val="7B7722D7"/>
    <w:rsid w:val="7B9A2767"/>
    <w:rsid w:val="7BA49F8F"/>
    <w:rsid w:val="7BA64C3C"/>
    <w:rsid w:val="7BD4DFAB"/>
    <w:rsid w:val="7C084341"/>
    <w:rsid w:val="7C3CB92E"/>
    <w:rsid w:val="7C6A9072"/>
    <w:rsid w:val="7C7F9EF4"/>
    <w:rsid w:val="7C8471E3"/>
    <w:rsid w:val="7C8C9AE7"/>
    <w:rsid w:val="7CBDCFD3"/>
    <w:rsid w:val="7CEE9894"/>
    <w:rsid w:val="7D1D2746"/>
    <w:rsid w:val="7D4C5E91"/>
    <w:rsid w:val="7D520FC1"/>
    <w:rsid w:val="7D628076"/>
    <w:rsid w:val="7D6F995D"/>
    <w:rsid w:val="7D723459"/>
    <w:rsid w:val="7DB55C97"/>
    <w:rsid w:val="7DBFDB60"/>
    <w:rsid w:val="7E27889A"/>
    <w:rsid w:val="7E2B1AAF"/>
    <w:rsid w:val="7E3E70D5"/>
    <w:rsid w:val="7E9518D3"/>
    <w:rsid w:val="7EDA27A3"/>
    <w:rsid w:val="7EEB4846"/>
    <w:rsid w:val="7EED97F1"/>
    <w:rsid w:val="7EEDE022"/>
    <w:rsid w:val="7F522858"/>
    <w:rsid w:val="7F6BF5F4"/>
    <w:rsid w:val="7FC59176"/>
    <w:rsid w:val="7FCB5E11"/>
    <w:rsid w:val="7FE7EBF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2AF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Batang"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3899"/>
    <w:pPr>
      <w:spacing w:after="0" w:line="240" w:lineRule="auto"/>
    </w:pPr>
    <w:rPr>
      <w:rFonts w:ascii="Times New Roman" w:eastAsia="Times New Roman" w:hAnsi="Times New Roman" w:cs="Times New Roman"/>
      <w:sz w:val="24"/>
      <w:szCs w:val="24"/>
      <w:lang w:eastAsia="ko-KR"/>
    </w:rPr>
  </w:style>
  <w:style w:type="paragraph" w:styleId="Heading1">
    <w:name w:val="heading 1"/>
    <w:basedOn w:val="Normal"/>
    <w:next w:val="Normal"/>
    <w:link w:val="Heading1Char"/>
    <w:uiPriority w:val="9"/>
    <w:qFormat/>
    <w:rsid w:val="00427EF1"/>
    <w:pPr>
      <w:jc w:val="center"/>
      <w:outlineLvl w:val="0"/>
    </w:pPr>
    <w:rPr>
      <w:b/>
      <w:bCs/>
      <w:szCs w:val="22"/>
    </w:rPr>
  </w:style>
  <w:style w:type="paragraph" w:styleId="Heading2">
    <w:name w:val="heading 2"/>
    <w:basedOn w:val="Normal"/>
    <w:next w:val="Normal"/>
    <w:link w:val="Heading2Char"/>
    <w:uiPriority w:val="9"/>
    <w:unhideWhenUsed/>
    <w:qFormat/>
    <w:rsid w:val="003F3E53"/>
    <w:pPr>
      <w:spacing w:before="240" w:after="240" w:line="360" w:lineRule="auto"/>
      <w:outlineLvl w:val="1"/>
    </w:pPr>
    <w:rPr>
      <w:b/>
      <w:bCs/>
      <w:szCs w:val="22"/>
    </w:rPr>
  </w:style>
  <w:style w:type="paragraph" w:styleId="Heading3">
    <w:name w:val="heading 3"/>
    <w:basedOn w:val="Normal"/>
    <w:next w:val="Normal"/>
    <w:link w:val="Heading3Char"/>
    <w:uiPriority w:val="9"/>
    <w:unhideWhenUsed/>
    <w:qFormat/>
    <w:rsid w:val="00236956"/>
    <w:pPr>
      <w:spacing w:line="360" w:lineRule="auto"/>
      <w:outlineLvl w:val="2"/>
    </w:pPr>
    <w:rPr>
      <w:bCs/>
      <w:iCs/>
      <w:szCs w:val="22"/>
    </w:rPr>
  </w:style>
  <w:style w:type="paragraph" w:styleId="Heading4">
    <w:name w:val="heading 4"/>
    <w:basedOn w:val="Normal"/>
    <w:next w:val="Normal"/>
    <w:link w:val="Heading4Char"/>
    <w:uiPriority w:val="9"/>
    <w:unhideWhenUsed/>
    <w:qFormat/>
    <w:rsid w:val="00CC186E"/>
    <w:pPr>
      <w:outlineLvl w:val="3"/>
    </w:pPr>
    <w:rPr>
      <w:rFonts w:cstheme="minorHAnsi"/>
      <w:b/>
      <w:bCs/>
      <w:szCs w:val="22"/>
    </w:rPr>
  </w:style>
  <w:style w:type="paragraph" w:styleId="Heading5">
    <w:name w:val="heading 5"/>
    <w:basedOn w:val="Normal"/>
    <w:next w:val="Normal"/>
    <w:link w:val="Heading5Char"/>
    <w:uiPriority w:val="9"/>
    <w:unhideWhenUsed/>
    <w:qFormat/>
    <w:rsid w:val="00CC186E"/>
    <w:pPr>
      <w:outlineLvl w:val="4"/>
    </w:pPr>
    <w:rPr>
      <w:rFonts w:cs="Calibri"/>
      <w:b/>
      <w:i/>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102C3"/>
    <w:pPr>
      <w:tabs>
        <w:tab w:val="center" w:pos="4680"/>
        <w:tab w:val="right" w:pos="9360"/>
      </w:tabs>
    </w:pPr>
  </w:style>
  <w:style w:type="character" w:customStyle="1" w:styleId="HeaderChar">
    <w:name w:val="Header Char"/>
    <w:basedOn w:val="DefaultParagraphFont"/>
    <w:link w:val="Header"/>
    <w:uiPriority w:val="99"/>
    <w:rsid w:val="00E102C3"/>
  </w:style>
  <w:style w:type="paragraph" w:styleId="Footer">
    <w:name w:val="footer"/>
    <w:basedOn w:val="Normal"/>
    <w:link w:val="FooterChar"/>
    <w:uiPriority w:val="99"/>
    <w:unhideWhenUsed/>
    <w:rsid w:val="00E102C3"/>
    <w:pPr>
      <w:tabs>
        <w:tab w:val="center" w:pos="4680"/>
        <w:tab w:val="right" w:pos="9360"/>
      </w:tabs>
    </w:pPr>
  </w:style>
  <w:style w:type="character" w:customStyle="1" w:styleId="FooterChar">
    <w:name w:val="Footer Char"/>
    <w:basedOn w:val="DefaultParagraphFont"/>
    <w:link w:val="Footer"/>
    <w:uiPriority w:val="99"/>
    <w:rsid w:val="00E102C3"/>
  </w:style>
  <w:style w:type="character" w:customStyle="1" w:styleId="o00408">
    <w:name w:val="o00408"/>
    <w:basedOn w:val="DefaultParagraphFont"/>
    <w:rsid w:val="00E102C3"/>
  </w:style>
  <w:style w:type="character" w:customStyle="1" w:styleId="s01997">
    <w:name w:val="s01997"/>
    <w:basedOn w:val="DefaultParagraphFont"/>
    <w:rsid w:val="00E102C3"/>
  </w:style>
  <w:style w:type="character" w:customStyle="1" w:styleId="first-table-reference">
    <w:name w:val="first-table-reference"/>
    <w:basedOn w:val="DefaultParagraphFont"/>
    <w:rsid w:val="00E102C3"/>
  </w:style>
  <w:style w:type="character" w:styleId="Hyperlink">
    <w:name w:val="Hyperlink"/>
    <w:basedOn w:val="DefaultParagraphFont"/>
    <w:uiPriority w:val="99"/>
    <w:unhideWhenUsed/>
    <w:rsid w:val="00B40BBE"/>
    <w:rPr>
      <w:color w:val="0563C1" w:themeColor="hyperlink"/>
      <w:u w:val="single"/>
    </w:rPr>
  </w:style>
  <w:style w:type="character" w:customStyle="1" w:styleId="UnresolvedMention1">
    <w:name w:val="Unresolved Mention1"/>
    <w:basedOn w:val="DefaultParagraphFont"/>
    <w:uiPriority w:val="99"/>
    <w:semiHidden/>
    <w:unhideWhenUsed/>
    <w:rsid w:val="00B40BBE"/>
    <w:rPr>
      <w:color w:val="605E5C"/>
      <w:shd w:val="clear" w:color="auto" w:fill="E1DFDD"/>
    </w:rPr>
  </w:style>
  <w:style w:type="paragraph" w:styleId="FootnoteText">
    <w:name w:val="footnote text"/>
    <w:basedOn w:val="Normal"/>
    <w:link w:val="FootnoteTextChar"/>
    <w:uiPriority w:val="99"/>
    <w:semiHidden/>
    <w:unhideWhenUsed/>
    <w:rsid w:val="00B40BBE"/>
    <w:rPr>
      <w:sz w:val="20"/>
      <w:szCs w:val="20"/>
    </w:rPr>
  </w:style>
  <w:style w:type="character" w:customStyle="1" w:styleId="FootnoteTextChar">
    <w:name w:val="Footnote Text Char"/>
    <w:basedOn w:val="DefaultParagraphFont"/>
    <w:link w:val="FootnoteText"/>
    <w:uiPriority w:val="99"/>
    <w:semiHidden/>
    <w:rsid w:val="00B40BBE"/>
    <w:rPr>
      <w:rFonts w:ascii="Arial" w:hAnsi="Arial" w:cs="Arial"/>
      <w:color w:val="333333"/>
      <w:sz w:val="20"/>
      <w:szCs w:val="20"/>
    </w:rPr>
  </w:style>
  <w:style w:type="character" w:styleId="FootnoteReference">
    <w:name w:val="footnote reference"/>
    <w:basedOn w:val="DefaultParagraphFont"/>
    <w:uiPriority w:val="99"/>
    <w:semiHidden/>
    <w:unhideWhenUsed/>
    <w:rsid w:val="00B40BBE"/>
    <w:rPr>
      <w:vertAlign w:val="superscript"/>
    </w:rPr>
  </w:style>
  <w:style w:type="character" w:styleId="CommentReference">
    <w:name w:val="annotation reference"/>
    <w:basedOn w:val="DefaultParagraphFont"/>
    <w:uiPriority w:val="99"/>
    <w:semiHidden/>
    <w:unhideWhenUsed/>
    <w:rsid w:val="00955FD6"/>
    <w:rPr>
      <w:sz w:val="16"/>
      <w:szCs w:val="16"/>
    </w:rPr>
  </w:style>
  <w:style w:type="paragraph" w:styleId="CommentText">
    <w:name w:val="annotation text"/>
    <w:basedOn w:val="Normal"/>
    <w:link w:val="CommentTextChar"/>
    <w:unhideWhenUsed/>
    <w:rsid w:val="006274E0"/>
    <w:rPr>
      <w:sz w:val="20"/>
      <w:szCs w:val="20"/>
    </w:rPr>
  </w:style>
  <w:style w:type="character" w:customStyle="1" w:styleId="CommentTextChar">
    <w:name w:val="Comment Text Char"/>
    <w:basedOn w:val="DefaultParagraphFont"/>
    <w:link w:val="CommentText"/>
    <w:rsid w:val="006274E0"/>
    <w:rPr>
      <w:rFonts w:ascii="Arial" w:hAnsi="Arial" w:cs="Arial"/>
      <w:color w:val="333333"/>
      <w:sz w:val="20"/>
      <w:szCs w:val="20"/>
    </w:rPr>
  </w:style>
  <w:style w:type="paragraph" w:styleId="CommentSubject">
    <w:name w:val="annotation subject"/>
    <w:basedOn w:val="CommentText"/>
    <w:next w:val="CommentText"/>
    <w:link w:val="CommentSubjectChar"/>
    <w:uiPriority w:val="99"/>
    <w:semiHidden/>
    <w:unhideWhenUsed/>
    <w:rsid w:val="00955FD6"/>
    <w:rPr>
      <w:b/>
      <w:bCs/>
    </w:rPr>
  </w:style>
  <w:style w:type="character" w:customStyle="1" w:styleId="CommentSubjectChar">
    <w:name w:val="Comment Subject Char"/>
    <w:basedOn w:val="CommentTextChar"/>
    <w:link w:val="CommentSubject"/>
    <w:uiPriority w:val="99"/>
    <w:semiHidden/>
    <w:rsid w:val="00955FD6"/>
    <w:rPr>
      <w:rFonts w:ascii="Arial" w:hAnsi="Arial" w:cs="Arial"/>
      <w:b/>
      <w:bCs/>
      <w:color w:val="333333"/>
      <w:sz w:val="20"/>
      <w:szCs w:val="20"/>
    </w:rPr>
  </w:style>
  <w:style w:type="paragraph" w:styleId="BalloonText">
    <w:name w:val="Balloon Text"/>
    <w:basedOn w:val="Normal"/>
    <w:link w:val="BalloonTextChar"/>
    <w:uiPriority w:val="99"/>
    <w:semiHidden/>
    <w:unhideWhenUsed/>
    <w:rsid w:val="00955FD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5FD6"/>
    <w:rPr>
      <w:rFonts w:ascii="Segoe UI" w:hAnsi="Segoe UI" w:cs="Segoe UI"/>
      <w:color w:val="333333"/>
      <w:sz w:val="18"/>
      <w:szCs w:val="18"/>
    </w:rPr>
  </w:style>
  <w:style w:type="table" w:styleId="TableGrid">
    <w:name w:val="Table Grid"/>
    <w:basedOn w:val="TableNormal"/>
    <w:uiPriority w:val="39"/>
    <w:rsid w:val="00A25C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1772D"/>
    <w:rPr>
      <w:color w:val="954F72" w:themeColor="followedHyperlink"/>
      <w:u w:val="single"/>
    </w:rPr>
  </w:style>
  <w:style w:type="paragraph" w:styleId="Revision">
    <w:name w:val="Revision"/>
    <w:hidden/>
    <w:uiPriority w:val="99"/>
    <w:semiHidden/>
    <w:rsid w:val="006274E0"/>
    <w:pPr>
      <w:spacing w:after="0" w:line="240" w:lineRule="auto"/>
    </w:pPr>
    <w:rPr>
      <w:rFonts w:ascii="Arial" w:hAnsi="Arial" w:cs="Arial"/>
      <w:color w:val="333333"/>
      <w:sz w:val="21"/>
      <w:szCs w:val="21"/>
      <w:shd w:val="clear" w:color="auto" w:fill="FFFFFF"/>
    </w:rPr>
  </w:style>
  <w:style w:type="character" w:customStyle="1" w:styleId="Heading2Char">
    <w:name w:val="Heading 2 Char"/>
    <w:basedOn w:val="DefaultParagraphFont"/>
    <w:link w:val="Heading2"/>
    <w:uiPriority w:val="9"/>
    <w:rsid w:val="003F3E53"/>
    <w:rPr>
      <w:rFonts w:ascii="CMU Serif Roman" w:eastAsia="NanumMyeongjo" w:hAnsi="CMU Serif Roman" w:cs="Arial"/>
      <w:b/>
      <w:bCs/>
      <w:sz w:val="24"/>
    </w:rPr>
  </w:style>
  <w:style w:type="character" w:customStyle="1" w:styleId="Heading1Char">
    <w:name w:val="Heading 1 Char"/>
    <w:basedOn w:val="DefaultParagraphFont"/>
    <w:link w:val="Heading1"/>
    <w:uiPriority w:val="9"/>
    <w:rsid w:val="00427EF1"/>
    <w:rPr>
      <w:rFonts w:ascii="Optima" w:eastAsia="Optima" w:hAnsi="Optima" w:cs="Optima"/>
      <w:b/>
      <w:bCs/>
    </w:rPr>
  </w:style>
  <w:style w:type="character" w:customStyle="1" w:styleId="Heading3Char">
    <w:name w:val="Heading 3 Char"/>
    <w:basedOn w:val="DefaultParagraphFont"/>
    <w:link w:val="Heading3"/>
    <w:uiPriority w:val="9"/>
    <w:rsid w:val="00236956"/>
    <w:rPr>
      <w:rFonts w:ascii="CMU Serif Roman" w:eastAsia="NanumMyeongjo" w:hAnsi="CMU Serif Roman" w:cs="Arial"/>
      <w:bCs/>
      <w:iCs/>
      <w:sz w:val="24"/>
    </w:rPr>
  </w:style>
  <w:style w:type="character" w:customStyle="1" w:styleId="Heading4Char">
    <w:name w:val="Heading 4 Char"/>
    <w:basedOn w:val="DefaultParagraphFont"/>
    <w:link w:val="Heading4"/>
    <w:uiPriority w:val="9"/>
    <w:rsid w:val="00CC186E"/>
    <w:rPr>
      <w:rFonts w:ascii="Calibri" w:hAnsi="Calibri" w:cstheme="minorHAnsi"/>
      <w:b/>
      <w:bCs/>
    </w:rPr>
  </w:style>
  <w:style w:type="character" w:customStyle="1" w:styleId="Heading5Char">
    <w:name w:val="Heading 5 Char"/>
    <w:basedOn w:val="DefaultParagraphFont"/>
    <w:link w:val="Heading5"/>
    <w:uiPriority w:val="9"/>
    <w:rsid w:val="00CC186E"/>
    <w:rPr>
      <w:rFonts w:ascii="Calibri" w:hAnsi="Calibri" w:cs="Calibri"/>
      <w:b/>
      <w:i/>
      <w:color w:val="333333"/>
    </w:rPr>
  </w:style>
  <w:style w:type="paragraph" w:styleId="Title">
    <w:name w:val="Title"/>
    <w:basedOn w:val="Heading1"/>
    <w:next w:val="Normal"/>
    <w:link w:val="TitleChar"/>
    <w:uiPriority w:val="10"/>
    <w:qFormat/>
    <w:rsid w:val="00CC186E"/>
  </w:style>
  <w:style w:type="character" w:customStyle="1" w:styleId="TitleChar">
    <w:name w:val="Title Char"/>
    <w:basedOn w:val="DefaultParagraphFont"/>
    <w:link w:val="Title"/>
    <w:uiPriority w:val="10"/>
    <w:rsid w:val="00CC186E"/>
    <w:rPr>
      <w:rFonts w:cstheme="minorHAnsi"/>
      <w:b/>
    </w:rPr>
  </w:style>
  <w:style w:type="paragraph" w:styleId="Quote">
    <w:name w:val="Quote"/>
    <w:basedOn w:val="Normal"/>
    <w:next w:val="Normal"/>
    <w:link w:val="QuoteChar"/>
    <w:uiPriority w:val="29"/>
    <w:qFormat/>
    <w:rsid w:val="00236E04"/>
    <w:pPr>
      <w:ind w:left="720"/>
    </w:pPr>
    <w:rPr>
      <w:iCs/>
      <w:color w:val="404040" w:themeColor="text1" w:themeTint="BF"/>
    </w:rPr>
  </w:style>
  <w:style w:type="character" w:customStyle="1" w:styleId="QuoteChar">
    <w:name w:val="Quote Char"/>
    <w:basedOn w:val="DefaultParagraphFont"/>
    <w:link w:val="Quote"/>
    <w:uiPriority w:val="29"/>
    <w:rsid w:val="00236E04"/>
    <w:rPr>
      <w:rFonts w:ascii="Calibri" w:hAnsi="Calibri" w:cs="Arial"/>
      <w:iCs/>
      <w:color w:val="404040" w:themeColor="text1" w:themeTint="BF"/>
      <w:szCs w:val="21"/>
    </w:rPr>
  </w:style>
  <w:style w:type="character" w:styleId="LineNumber">
    <w:name w:val="line number"/>
    <w:basedOn w:val="DefaultParagraphFont"/>
    <w:uiPriority w:val="99"/>
    <w:semiHidden/>
    <w:unhideWhenUsed/>
    <w:rsid w:val="003F21C3"/>
  </w:style>
  <w:style w:type="paragraph" w:customStyle="1" w:styleId="EndNoteBibliographyTitle">
    <w:name w:val="EndNote Bibliography Title"/>
    <w:basedOn w:val="Normal"/>
    <w:link w:val="EndNoteBibliographyTitleChar"/>
    <w:rsid w:val="00A174F6"/>
    <w:pPr>
      <w:jc w:val="center"/>
    </w:pPr>
    <w:rPr>
      <w:rFonts w:ascii="Optima" w:hAnsi="Optima"/>
      <w:sz w:val="22"/>
    </w:rPr>
  </w:style>
  <w:style w:type="character" w:customStyle="1" w:styleId="EndNoteBibliographyTitleChar">
    <w:name w:val="EndNote Bibliography Title Char"/>
    <w:basedOn w:val="TitleChar"/>
    <w:link w:val="EndNoteBibliographyTitle"/>
    <w:rsid w:val="00A174F6"/>
    <w:rPr>
      <w:rFonts w:ascii="Optima" w:eastAsia="Times New Roman" w:hAnsi="Optima" w:cs="Times New Roman"/>
      <w:b w:val="0"/>
      <w:szCs w:val="24"/>
      <w:lang w:eastAsia="ko-KR"/>
    </w:rPr>
  </w:style>
  <w:style w:type="paragraph" w:customStyle="1" w:styleId="EndNoteBibliography">
    <w:name w:val="EndNote Bibliography"/>
    <w:basedOn w:val="Normal"/>
    <w:link w:val="EndNoteBibliographyChar"/>
    <w:rsid w:val="00A174F6"/>
    <w:rPr>
      <w:rFonts w:ascii="Optima" w:hAnsi="Optima"/>
      <w:sz w:val="22"/>
    </w:rPr>
  </w:style>
  <w:style w:type="character" w:customStyle="1" w:styleId="EndNoteBibliographyChar">
    <w:name w:val="EndNote Bibliography Char"/>
    <w:basedOn w:val="TitleChar"/>
    <w:link w:val="EndNoteBibliography"/>
    <w:rsid w:val="00A174F6"/>
    <w:rPr>
      <w:rFonts w:ascii="Optima" w:eastAsia="Times New Roman" w:hAnsi="Optima" w:cs="Times New Roman"/>
      <w:b w:val="0"/>
      <w:szCs w:val="24"/>
      <w:lang w:eastAsia="ko-KR"/>
    </w:rPr>
  </w:style>
  <w:style w:type="character" w:styleId="UnresolvedMention">
    <w:name w:val="Unresolved Mention"/>
    <w:basedOn w:val="DefaultParagraphFont"/>
    <w:uiPriority w:val="99"/>
    <w:semiHidden/>
    <w:unhideWhenUsed/>
    <w:rsid w:val="004A6385"/>
    <w:rPr>
      <w:color w:val="605E5C"/>
      <w:shd w:val="clear" w:color="auto" w:fill="E1DFDD"/>
    </w:rPr>
  </w:style>
  <w:style w:type="character" w:styleId="PlaceholderText">
    <w:name w:val="Placeholder Text"/>
    <w:basedOn w:val="DefaultParagraphFont"/>
    <w:uiPriority w:val="99"/>
    <w:semiHidden/>
    <w:rsid w:val="006E4E82"/>
    <w:rPr>
      <w:color w:val="808080"/>
    </w:rPr>
  </w:style>
  <w:style w:type="character" w:styleId="Strong">
    <w:name w:val="Strong"/>
    <w:basedOn w:val="DefaultParagraphFont"/>
    <w:uiPriority w:val="22"/>
    <w:qFormat/>
    <w:rsid w:val="00EA69C5"/>
    <w:rPr>
      <w:b/>
      <w:bCs/>
    </w:rPr>
  </w:style>
  <w:style w:type="character" w:styleId="Emphasis">
    <w:name w:val="Emphasis"/>
    <w:basedOn w:val="DefaultParagraphFont"/>
    <w:uiPriority w:val="20"/>
    <w:qFormat/>
    <w:rsid w:val="0095726B"/>
    <w:rPr>
      <w:i/>
      <w:iCs/>
    </w:rPr>
  </w:style>
  <w:style w:type="paragraph" w:styleId="ListParagraph">
    <w:name w:val="List Paragraph"/>
    <w:basedOn w:val="Normal"/>
    <w:uiPriority w:val="34"/>
    <w:qFormat/>
    <w:rsid w:val="009E4E3C"/>
    <w:pPr>
      <w:ind w:leftChars="400" w:left="800"/>
    </w:pPr>
  </w:style>
  <w:style w:type="table" w:styleId="GridTable1Light-Accent5">
    <w:name w:val="Grid Table 1 Light Accent 5"/>
    <w:basedOn w:val="TableNormal"/>
    <w:uiPriority w:val="46"/>
    <w:rsid w:val="00C975BF"/>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6F6057"/>
    <w:rPr>
      <w:b/>
      <w:bCs/>
      <w:sz w:val="20"/>
      <w:szCs w:val="20"/>
    </w:rPr>
  </w:style>
  <w:style w:type="character" w:customStyle="1" w:styleId="normaltextrun">
    <w:name w:val="normaltextrun"/>
    <w:basedOn w:val="DefaultParagraphFont"/>
    <w:rsid w:val="00AE4CCE"/>
  </w:style>
  <w:style w:type="character" w:customStyle="1" w:styleId="eop">
    <w:name w:val="eop"/>
    <w:basedOn w:val="DefaultParagraphFont"/>
    <w:rsid w:val="009A65F0"/>
  </w:style>
  <w:style w:type="character" w:customStyle="1" w:styleId="ui-provider">
    <w:name w:val="ui-provider"/>
    <w:basedOn w:val="DefaultParagraphFont"/>
    <w:rsid w:val="009D7069"/>
  </w:style>
  <w:style w:type="paragraph" w:styleId="Date">
    <w:name w:val="Date"/>
    <w:basedOn w:val="Normal"/>
    <w:next w:val="Normal"/>
    <w:link w:val="DateChar"/>
    <w:uiPriority w:val="99"/>
    <w:semiHidden/>
    <w:unhideWhenUsed/>
    <w:rsid w:val="00B34A5B"/>
  </w:style>
  <w:style w:type="character" w:customStyle="1" w:styleId="DateChar">
    <w:name w:val="Date Char"/>
    <w:basedOn w:val="DefaultParagraphFont"/>
    <w:link w:val="Date"/>
    <w:uiPriority w:val="99"/>
    <w:semiHidden/>
    <w:rsid w:val="00B34A5B"/>
    <w:rPr>
      <w:rFonts w:ascii="Century Schoolbook" w:eastAsia="NanumMyeongjo" w:hAnsi="Century Schoolbook" w:cs="Arial"/>
      <w:sz w:val="24"/>
      <w:szCs w:val="21"/>
    </w:rPr>
  </w:style>
  <w:style w:type="character" w:styleId="PageNumber">
    <w:name w:val="page number"/>
    <w:basedOn w:val="DefaultParagraphFont"/>
    <w:uiPriority w:val="99"/>
    <w:semiHidden/>
    <w:unhideWhenUsed/>
    <w:rsid w:val="00E00437"/>
  </w:style>
  <w:style w:type="paragraph" w:styleId="NormalWeb">
    <w:name w:val="Normal (Web)"/>
    <w:basedOn w:val="Normal"/>
    <w:uiPriority w:val="99"/>
    <w:unhideWhenUsed/>
    <w:rsid w:val="00233ED4"/>
    <w:pPr>
      <w:spacing w:before="100" w:beforeAutospacing="1" w:after="100" w:afterAutospacing="1"/>
    </w:pPr>
    <w:rPr>
      <w:rFonts w:ascii="Gulim" w:eastAsia="Gulim" w:hAnsi="Gulim" w:cs="Gulim"/>
    </w:rPr>
  </w:style>
  <w:style w:type="character" w:customStyle="1" w:styleId="sr-only">
    <w:name w:val="sr-only"/>
    <w:basedOn w:val="DefaultParagraphFont"/>
    <w:rsid w:val="001A2B6B"/>
  </w:style>
  <w:style w:type="paragraph" w:customStyle="1" w:styleId="p1">
    <w:name w:val="p1"/>
    <w:basedOn w:val="Normal"/>
    <w:rsid w:val="00E52473"/>
    <w:pPr>
      <w:spacing w:before="100" w:beforeAutospacing="1" w:after="100" w:afterAutospacing="1"/>
    </w:pPr>
  </w:style>
  <w:style w:type="character" w:customStyle="1" w:styleId="s1">
    <w:name w:val="s1"/>
    <w:basedOn w:val="DefaultParagraphFont"/>
    <w:rsid w:val="00E52473"/>
  </w:style>
  <w:style w:type="paragraph" w:customStyle="1" w:styleId="p2">
    <w:name w:val="p2"/>
    <w:basedOn w:val="Normal"/>
    <w:rsid w:val="00E52473"/>
    <w:pPr>
      <w:spacing w:before="100" w:beforeAutospacing="1" w:after="100" w:afterAutospacing="1"/>
    </w:pPr>
  </w:style>
  <w:style w:type="paragraph" w:customStyle="1" w:styleId="p3">
    <w:name w:val="p3"/>
    <w:basedOn w:val="Normal"/>
    <w:rsid w:val="00E52473"/>
    <w:pPr>
      <w:spacing w:before="100" w:beforeAutospacing="1" w:after="100" w:afterAutospacing="1"/>
    </w:pPr>
  </w:style>
  <w:style w:type="character" w:customStyle="1" w:styleId="s2">
    <w:name w:val="s2"/>
    <w:basedOn w:val="DefaultParagraphFont"/>
    <w:rsid w:val="00E524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33388">
      <w:bodyDiv w:val="1"/>
      <w:marLeft w:val="0"/>
      <w:marRight w:val="0"/>
      <w:marTop w:val="0"/>
      <w:marBottom w:val="0"/>
      <w:divBdr>
        <w:top w:val="none" w:sz="0" w:space="0" w:color="auto"/>
        <w:left w:val="none" w:sz="0" w:space="0" w:color="auto"/>
        <w:bottom w:val="none" w:sz="0" w:space="0" w:color="auto"/>
        <w:right w:val="none" w:sz="0" w:space="0" w:color="auto"/>
      </w:divBdr>
    </w:div>
    <w:div w:id="82454486">
      <w:bodyDiv w:val="1"/>
      <w:marLeft w:val="0"/>
      <w:marRight w:val="0"/>
      <w:marTop w:val="0"/>
      <w:marBottom w:val="0"/>
      <w:divBdr>
        <w:top w:val="none" w:sz="0" w:space="0" w:color="auto"/>
        <w:left w:val="none" w:sz="0" w:space="0" w:color="auto"/>
        <w:bottom w:val="none" w:sz="0" w:space="0" w:color="auto"/>
        <w:right w:val="none" w:sz="0" w:space="0" w:color="auto"/>
      </w:divBdr>
    </w:div>
    <w:div w:id="96874146">
      <w:bodyDiv w:val="1"/>
      <w:marLeft w:val="0"/>
      <w:marRight w:val="0"/>
      <w:marTop w:val="0"/>
      <w:marBottom w:val="0"/>
      <w:divBdr>
        <w:top w:val="none" w:sz="0" w:space="0" w:color="auto"/>
        <w:left w:val="none" w:sz="0" w:space="0" w:color="auto"/>
        <w:bottom w:val="none" w:sz="0" w:space="0" w:color="auto"/>
        <w:right w:val="none" w:sz="0" w:space="0" w:color="auto"/>
      </w:divBdr>
      <w:divsChild>
        <w:div w:id="1133645130">
          <w:marLeft w:val="0"/>
          <w:marRight w:val="0"/>
          <w:marTop w:val="360"/>
          <w:marBottom w:val="0"/>
          <w:divBdr>
            <w:top w:val="none" w:sz="0" w:space="0" w:color="auto"/>
            <w:left w:val="none" w:sz="0" w:space="0" w:color="auto"/>
            <w:bottom w:val="none" w:sz="0" w:space="0" w:color="auto"/>
            <w:right w:val="none" w:sz="0" w:space="0" w:color="auto"/>
          </w:divBdr>
        </w:div>
        <w:div w:id="1597637402">
          <w:marLeft w:val="0"/>
          <w:marRight w:val="0"/>
          <w:marTop w:val="360"/>
          <w:marBottom w:val="0"/>
          <w:divBdr>
            <w:top w:val="none" w:sz="0" w:space="0" w:color="auto"/>
            <w:left w:val="none" w:sz="0" w:space="0" w:color="auto"/>
            <w:bottom w:val="none" w:sz="0" w:space="0" w:color="auto"/>
            <w:right w:val="none" w:sz="0" w:space="0" w:color="auto"/>
          </w:divBdr>
        </w:div>
        <w:div w:id="1704477439">
          <w:marLeft w:val="0"/>
          <w:marRight w:val="0"/>
          <w:marTop w:val="360"/>
          <w:marBottom w:val="0"/>
          <w:divBdr>
            <w:top w:val="none" w:sz="0" w:space="0" w:color="auto"/>
            <w:left w:val="none" w:sz="0" w:space="0" w:color="auto"/>
            <w:bottom w:val="none" w:sz="0" w:space="0" w:color="auto"/>
            <w:right w:val="none" w:sz="0" w:space="0" w:color="auto"/>
          </w:divBdr>
        </w:div>
        <w:div w:id="1786077246">
          <w:marLeft w:val="0"/>
          <w:marRight w:val="0"/>
          <w:marTop w:val="360"/>
          <w:marBottom w:val="0"/>
          <w:divBdr>
            <w:top w:val="none" w:sz="0" w:space="0" w:color="auto"/>
            <w:left w:val="none" w:sz="0" w:space="0" w:color="auto"/>
            <w:bottom w:val="none" w:sz="0" w:space="0" w:color="auto"/>
            <w:right w:val="none" w:sz="0" w:space="0" w:color="auto"/>
          </w:divBdr>
        </w:div>
      </w:divsChild>
    </w:div>
    <w:div w:id="127826384">
      <w:bodyDiv w:val="1"/>
      <w:marLeft w:val="0"/>
      <w:marRight w:val="0"/>
      <w:marTop w:val="0"/>
      <w:marBottom w:val="0"/>
      <w:divBdr>
        <w:top w:val="none" w:sz="0" w:space="0" w:color="auto"/>
        <w:left w:val="none" w:sz="0" w:space="0" w:color="auto"/>
        <w:bottom w:val="none" w:sz="0" w:space="0" w:color="auto"/>
        <w:right w:val="none" w:sz="0" w:space="0" w:color="auto"/>
      </w:divBdr>
      <w:divsChild>
        <w:div w:id="21444358">
          <w:marLeft w:val="0"/>
          <w:marRight w:val="0"/>
          <w:marTop w:val="360"/>
          <w:marBottom w:val="0"/>
          <w:divBdr>
            <w:top w:val="none" w:sz="0" w:space="0" w:color="auto"/>
            <w:left w:val="none" w:sz="0" w:space="0" w:color="auto"/>
            <w:bottom w:val="none" w:sz="0" w:space="0" w:color="auto"/>
            <w:right w:val="none" w:sz="0" w:space="0" w:color="auto"/>
          </w:divBdr>
        </w:div>
        <w:div w:id="577374035">
          <w:marLeft w:val="0"/>
          <w:marRight w:val="0"/>
          <w:marTop w:val="360"/>
          <w:marBottom w:val="0"/>
          <w:divBdr>
            <w:top w:val="none" w:sz="0" w:space="0" w:color="auto"/>
            <w:left w:val="none" w:sz="0" w:space="0" w:color="auto"/>
            <w:bottom w:val="none" w:sz="0" w:space="0" w:color="auto"/>
            <w:right w:val="none" w:sz="0" w:space="0" w:color="auto"/>
          </w:divBdr>
        </w:div>
      </w:divsChild>
    </w:div>
    <w:div w:id="133718737">
      <w:bodyDiv w:val="1"/>
      <w:marLeft w:val="0"/>
      <w:marRight w:val="0"/>
      <w:marTop w:val="0"/>
      <w:marBottom w:val="0"/>
      <w:divBdr>
        <w:top w:val="none" w:sz="0" w:space="0" w:color="auto"/>
        <w:left w:val="none" w:sz="0" w:space="0" w:color="auto"/>
        <w:bottom w:val="none" w:sz="0" w:space="0" w:color="auto"/>
        <w:right w:val="none" w:sz="0" w:space="0" w:color="auto"/>
      </w:divBdr>
      <w:divsChild>
        <w:div w:id="1202865317">
          <w:marLeft w:val="0"/>
          <w:marRight w:val="0"/>
          <w:marTop w:val="0"/>
          <w:marBottom w:val="0"/>
          <w:divBdr>
            <w:top w:val="single" w:sz="2" w:space="0" w:color="auto"/>
            <w:left w:val="single" w:sz="2" w:space="0" w:color="auto"/>
            <w:bottom w:val="single" w:sz="2" w:space="0" w:color="auto"/>
            <w:right w:val="single" w:sz="2" w:space="0" w:color="auto"/>
          </w:divBdr>
          <w:divsChild>
            <w:div w:id="241913269">
              <w:marLeft w:val="0"/>
              <w:marRight w:val="0"/>
              <w:marTop w:val="0"/>
              <w:marBottom w:val="0"/>
              <w:divBdr>
                <w:top w:val="single" w:sz="2" w:space="0" w:color="auto"/>
                <w:left w:val="single" w:sz="2" w:space="0" w:color="auto"/>
                <w:bottom w:val="single" w:sz="2" w:space="0" w:color="auto"/>
                <w:right w:val="single" w:sz="2" w:space="0" w:color="auto"/>
              </w:divBdr>
              <w:divsChild>
                <w:div w:id="1052580382">
                  <w:marLeft w:val="0"/>
                  <w:marRight w:val="0"/>
                  <w:marTop w:val="0"/>
                  <w:marBottom w:val="0"/>
                  <w:divBdr>
                    <w:top w:val="single" w:sz="2" w:space="0" w:color="auto"/>
                    <w:left w:val="single" w:sz="2" w:space="0" w:color="auto"/>
                    <w:bottom w:val="single" w:sz="2" w:space="0" w:color="auto"/>
                    <w:right w:val="single" w:sz="2" w:space="0" w:color="auto"/>
                  </w:divBdr>
                  <w:divsChild>
                    <w:div w:id="346710304">
                      <w:marLeft w:val="0"/>
                      <w:marRight w:val="0"/>
                      <w:marTop w:val="0"/>
                      <w:marBottom w:val="0"/>
                      <w:divBdr>
                        <w:top w:val="single" w:sz="2" w:space="0" w:color="auto"/>
                        <w:left w:val="single" w:sz="2" w:space="0" w:color="auto"/>
                        <w:bottom w:val="single" w:sz="2" w:space="0" w:color="auto"/>
                        <w:right w:val="single" w:sz="2" w:space="0" w:color="auto"/>
                      </w:divBdr>
                      <w:divsChild>
                        <w:div w:id="216354939">
                          <w:marLeft w:val="0"/>
                          <w:marRight w:val="0"/>
                          <w:marTop w:val="0"/>
                          <w:marBottom w:val="0"/>
                          <w:divBdr>
                            <w:top w:val="single" w:sz="2" w:space="0" w:color="auto"/>
                            <w:left w:val="single" w:sz="2" w:space="0" w:color="auto"/>
                            <w:bottom w:val="single" w:sz="2" w:space="0" w:color="auto"/>
                            <w:right w:val="single" w:sz="2" w:space="0" w:color="auto"/>
                          </w:divBdr>
                          <w:divsChild>
                            <w:div w:id="7893939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66500454">
          <w:marLeft w:val="0"/>
          <w:marRight w:val="0"/>
          <w:marTop w:val="0"/>
          <w:marBottom w:val="0"/>
          <w:divBdr>
            <w:top w:val="single" w:sz="2" w:space="0" w:color="auto"/>
            <w:left w:val="single" w:sz="2" w:space="0" w:color="auto"/>
            <w:bottom w:val="single" w:sz="2" w:space="0" w:color="auto"/>
            <w:right w:val="single" w:sz="2" w:space="0" w:color="auto"/>
          </w:divBdr>
          <w:divsChild>
            <w:div w:id="855656445">
              <w:marLeft w:val="0"/>
              <w:marRight w:val="0"/>
              <w:marTop w:val="0"/>
              <w:marBottom w:val="0"/>
              <w:divBdr>
                <w:top w:val="single" w:sz="2" w:space="0" w:color="auto"/>
                <w:left w:val="single" w:sz="2" w:space="0" w:color="auto"/>
                <w:bottom w:val="single" w:sz="2" w:space="0" w:color="auto"/>
                <w:right w:val="single" w:sz="2" w:space="0" w:color="auto"/>
              </w:divBdr>
              <w:divsChild>
                <w:div w:id="1600986866">
                  <w:marLeft w:val="0"/>
                  <w:marRight w:val="0"/>
                  <w:marTop w:val="0"/>
                  <w:marBottom w:val="0"/>
                  <w:divBdr>
                    <w:top w:val="single" w:sz="2" w:space="0" w:color="auto"/>
                    <w:left w:val="single" w:sz="2" w:space="0" w:color="auto"/>
                    <w:bottom w:val="single" w:sz="2" w:space="0" w:color="auto"/>
                    <w:right w:val="single" w:sz="2" w:space="0" w:color="auto"/>
                  </w:divBdr>
                </w:div>
              </w:divsChild>
            </w:div>
            <w:div w:id="1129976605">
              <w:marLeft w:val="0"/>
              <w:marRight w:val="0"/>
              <w:marTop w:val="0"/>
              <w:marBottom w:val="0"/>
              <w:divBdr>
                <w:top w:val="single" w:sz="2" w:space="0" w:color="auto"/>
                <w:left w:val="single" w:sz="2" w:space="0" w:color="auto"/>
                <w:bottom w:val="single" w:sz="2" w:space="0" w:color="auto"/>
                <w:right w:val="single" w:sz="2" w:space="0" w:color="auto"/>
              </w:divBdr>
              <w:divsChild>
                <w:div w:id="333731644">
                  <w:marLeft w:val="0"/>
                  <w:marRight w:val="0"/>
                  <w:marTop w:val="0"/>
                  <w:marBottom w:val="0"/>
                  <w:divBdr>
                    <w:top w:val="single" w:sz="2" w:space="0" w:color="auto"/>
                    <w:left w:val="single" w:sz="2" w:space="0" w:color="auto"/>
                    <w:bottom w:val="single" w:sz="2" w:space="0" w:color="auto"/>
                    <w:right w:val="single" w:sz="2" w:space="0" w:color="auto"/>
                  </w:divBdr>
                  <w:divsChild>
                    <w:div w:id="551890037">
                      <w:marLeft w:val="0"/>
                      <w:marRight w:val="0"/>
                      <w:marTop w:val="0"/>
                      <w:marBottom w:val="0"/>
                      <w:divBdr>
                        <w:top w:val="single" w:sz="2" w:space="0" w:color="auto"/>
                        <w:left w:val="single" w:sz="2" w:space="0" w:color="auto"/>
                        <w:bottom w:val="single" w:sz="2" w:space="0" w:color="auto"/>
                        <w:right w:val="single" w:sz="2" w:space="0" w:color="auto"/>
                      </w:divBdr>
                      <w:divsChild>
                        <w:div w:id="247084026">
                          <w:marLeft w:val="0"/>
                          <w:marRight w:val="0"/>
                          <w:marTop w:val="0"/>
                          <w:marBottom w:val="0"/>
                          <w:divBdr>
                            <w:top w:val="single" w:sz="2" w:space="0" w:color="auto"/>
                            <w:left w:val="single" w:sz="2" w:space="0" w:color="auto"/>
                            <w:bottom w:val="single" w:sz="2" w:space="0" w:color="auto"/>
                            <w:right w:val="single" w:sz="2" w:space="0" w:color="auto"/>
                          </w:divBdr>
                          <w:divsChild>
                            <w:div w:id="383718301">
                              <w:marLeft w:val="0"/>
                              <w:marRight w:val="0"/>
                              <w:marTop w:val="0"/>
                              <w:marBottom w:val="0"/>
                              <w:divBdr>
                                <w:top w:val="single" w:sz="2" w:space="0" w:color="auto"/>
                                <w:left w:val="single" w:sz="2" w:space="0" w:color="auto"/>
                                <w:bottom w:val="single" w:sz="2" w:space="0" w:color="auto"/>
                                <w:right w:val="single" w:sz="2" w:space="0" w:color="auto"/>
                              </w:divBdr>
                              <w:divsChild>
                                <w:div w:id="12768674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52300197">
                          <w:marLeft w:val="0"/>
                          <w:marRight w:val="0"/>
                          <w:marTop w:val="0"/>
                          <w:marBottom w:val="0"/>
                          <w:divBdr>
                            <w:top w:val="single" w:sz="2" w:space="0" w:color="auto"/>
                            <w:left w:val="single" w:sz="2" w:space="0" w:color="auto"/>
                            <w:bottom w:val="single" w:sz="2" w:space="0" w:color="auto"/>
                            <w:right w:val="single" w:sz="2" w:space="0" w:color="auto"/>
                          </w:divBdr>
                          <w:divsChild>
                            <w:div w:id="1423405573">
                              <w:marLeft w:val="0"/>
                              <w:marRight w:val="0"/>
                              <w:marTop w:val="0"/>
                              <w:marBottom w:val="0"/>
                              <w:divBdr>
                                <w:top w:val="single" w:sz="2" w:space="0" w:color="auto"/>
                                <w:left w:val="single" w:sz="2" w:space="0" w:color="auto"/>
                                <w:bottom w:val="single" w:sz="2" w:space="0" w:color="auto"/>
                                <w:right w:val="single" w:sz="2" w:space="0" w:color="auto"/>
                              </w:divBdr>
                              <w:divsChild>
                                <w:div w:id="459348826">
                                  <w:marLeft w:val="0"/>
                                  <w:marRight w:val="0"/>
                                  <w:marTop w:val="0"/>
                                  <w:marBottom w:val="0"/>
                                  <w:divBdr>
                                    <w:top w:val="single" w:sz="2" w:space="0" w:color="auto"/>
                                    <w:left w:val="single" w:sz="2" w:space="0" w:color="auto"/>
                                    <w:bottom w:val="single" w:sz="2" w:space="0" w:color="auto"/>
                                    <w:right w:val="single" w:sz="2" w:space="0" w:color="auto"/>
                                  </w:divBdr>
                                  <w:divsChild>
                                    <w:div w:id="4558036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42283541">
      <w:bodyDiv w:val="1"/>
      <w:marLeft w:val="0"/>
      <w:marRight w:val="0"/>
      <w:marTop w:val="0"/>
      <w:marBottom w:val="0"/>
      <w:divBdr>
        <w:top w:val="none" w:sz="0" w:space="0" w:color="auto"/>
        <w:left w:val="none" w:sz="0" w:space="0" w:color="auto"/>
        <w:bottom w:val="none" w:sz="0" w:space="0" w:color="auto"/>
        <w:right w:val="none" w:sz="0" w:space="0" w:color="auto"/>
      </w:divBdr>
      <w:divsChild>
        <w:div w:id="296841881">
          <w:marLeft w:val="0"/>
          <w:marRight w:val="0"/>
          <w:marTop w:val="360"/>
          <w:marBottom w:val="0"/>
          <w:divBdr>
            <w:top w:val="none" w:sz="0" w:space="0" w:color="auto"/>
            <w:left w:val="none" w:sz="0" w:space="0" w:color="auto"/>
            <w:bottom w:val="none" w:sz="0" w:space="0" w:color="auto"/>
            <w:right w:val="none" w:sz="0" w:space="0" w:color="auto"/>
          </w:divBdr>
        </w:div>
        <w:div w:id="943270752">
          <w:marLeft w:val="0"/>
          <w:marRight w:val="0"/>
          <w:marTop w:val="360"/>
          <w:marBottom w:val="0"/>
          <w:divBdr>
            <w:top w:val="none" w:sz="0" w:space="0" w:color="auto"/>
            <w:left w:val="none" w:sz="0" w:space="0" w:color="auto"/>
            <w:bottom w:val="none" w:sz="0" w:space="0" w:color="auto"/>
            <w:right w:val="none" w:sz="0" w:space="0" w:color="auto"/>
          </w:divBdr>
        </w:div>
        <w:div w:id="1953659187">
          <w:marLeft w:val="0"/>
          <w:marRight w:val="0"/>
          <w:marTop w:val="360"/>
          <w:marBottom w:val="0"/>
          <w:divBdr>
            <w:top w:val="none" w:sz="0" w:space="0" w:color="auto"/>
            <w:left w:val="none" w:sz="0" w:space="0" w:color="auto"/>
            <w:bottom w:val="none" w:sz="0" w:space="0" w:color="auto"/>
            <w:right w:val="none" w:sz="0" w:space="0" w:color="auto"/>
          </w:divBdr>
        </w:div>
      </w:divsChild>
    </w:div>
    <w:div w:id="156966567">
      <w:bodyDiv w:val="1"/>
      <w:marLeft w:val="0"/>
      <w:marRight w:val="0"/>
      <w:marTop w:val="0"/>
      <w:marBottom w:val="0"/>
      <w:divBdr>
        <w:top w:val="none" w:sz="0" w:space="0" w:color="auto"/>
        <w:left w:val="none" w:sz="0" w:space="0" w:color="auto"/>
        <w:bottom w:val="none" w:sz="0" w:space="0" w:color="auto"/>
        <w:right w:val="none" w:sz="0" w:space="0" w:color="auto"/>
      </w:divBdr>
    </w:div>
    <w:div w:id="165437793">
      <w:bodyDiv w:val="1"/>
      <w:marLeft w:val="0"/>
      <w:marRight w:val="0"/>
      <w:marTop w:val="0"/>
      <w:marBottom w:val="0"/>
      <w:divBdr>
        <w:top w:val="none" w:sz="0" w:space="0" w:color="auto"/>
        <w:left w:val="none" w:sz="0" w:space="0" w:color="auto"/>
        <w:bottom w:val="none" w:sz="0" w:space="0" w:color="auto"/>
        <w:right w:val="none" w:sz="0" w:space="0" w:color="auto"/>
      </w:divBdr>
    </w:div>
    <w:div w:id="174081530">
      <w:bodyDiv w:val="1"/>
      <w:marLeft w:val="0"/>
      <w:marRight w:val="0"/>
      <w:marTop w:val="0"/>
      <w:marBottom w:val="0"/>
      <w:divBdr>
        <w:top w:val="none" w:sz="0" w:space="0" w:color="auto"/>
        <w:left w:val="none" w:sz="0" w:space="0" w:color="auto"/>
        <w:bottom w:val="none" w:sz="0" w:space="0" w:color="auto"/>
        <w:right w:val="none" w:sz="0" w:space="0" w:color="auto"/>
      </w:divBdr>
    </w:div>
    <w:div w:id="187642561">
      <w:bodyDiv w:val="1"/>
      <w:marLeft w:val="0"/>
      <w:marRight w:val="0"/>
      <w:marTop w:val="0"/>
      <w:marBottom w:val="0"/>
      <w:divBdr>
        <w:top w:val="none" w:sz="0" w:space="0" w:color="auto"/>
        <w:left w:val="none" w:sz="0" w:space="0" w:color="auto"/>
        <w:bottom w:val="none" w:sz="0" w:space="0" w:color="auto"/>
        <w:right w:val="none" w:sz="0" w:space="0" w:color="auto"/>
      </w:divBdr>
    </w:div>
    <w:div w:id="249118016">
      <w:bodyDiv w:val="1"/>
      <w:marLeft w:val="0"/>
      <w:marRight w:val="0"/>
      <w:marTop w:val="0"/>
      <w:marBottom w:val="0"/>
      <w:divBdr>
        <w:top w:val="none" w:sz="0" w:space="0" w:color="auto"/>
        <w:left w:val="none" w:sz="0" w:space="0" w:color="auto"/>
        <w:bottom w:val="none" w:sz="0" w:space="0" w:color="auto"/>
        <w:right w:val="none" w:sz="0" w:space="0" w:color="auto"/>
      </w:divBdr>
      <w:divsChild>
        <w:div w:id="319312063">
          <w:marLeft w:val="0"/>
          <w:marRight w:val="0"/>
          <w:marTop w:val="360"/>
          <w:marBottom w:val="0"/>
          <w:divBdr>
            <w:top w:val="none" w:sz="0" w:space="0" w:color="auto"/>
            <w:left w:val="none" w:sz="0" w:space="0" w:color="auto"/>
            <w:bottom w:val="none" w:sz="0" w:space="0" w:color="auto"/>
            <w:right w:val="none" w:sz="0" w:space="0" w:color="auto"/>
          </w:divBdr>
        </w:div>
        <w:div w:id="356152455">
          <w:marLeft w:val="0"/>
          <w:marRight w:val="0"/>
          <w:marTop w:val="360"/>
          <w:marBottom w:val="0"/>
          <w:divBdr>
            <w:top w:val="none" w:sz="0" w:space="0" w:color="auto"/>
            <w:left w:val="none" w:sz="0" w:space="0" w:color="auto"/>
            <w:bottom w:val="none" w:sz="0" w:space="0" w:color="auto"/>
            <w:right w:val="none" w:sz="0" w:space="0" w:color="auto"/>
          </w:divBdr>
        </w:div>
        <w:div w:id="1228960553">
          <w:marLeft w:val="0"/>
          <w:marRight w:val="0"/>
          <w:marTop w:val="360"/>
          <w:marBottom w:val="0"/>
          <w:divBdr>
            <w:top w:val="none" w:sz="0" w:space="0" w:color="auto"/>
            <w:left w:val="none" w:sz="0" w:space="0" w:color="auto"/>
            <w:bottom w:val="none" w:sz="0" w:space="0" w:color="auto"/>
            <w:right w:val="none" w:sz="0" w:space="0" w:color="auto"/>
          </w:divBdr>
        </w:div>
      </w:divsChild>
    </w:div>
    <w:div w:id="281346147">
      <w:bodyDiv w:val="1"/>
      <w:marLeft w:val="0"/>
      <w:marRight w:val="0"/>
      <w:marTop w:val="0"/>
      <w:marBottom w:val="0"/>
      <w:divBdr>
        <w:top w:val="none" w:sz="0" w:space="0" w:color="auto"/>
        <w:left w:val="none" w:sz="0" w:space="0" w:color="auto"/>
        <w:bottom w:val="none" w:sz="0" w:space="0" w:color="auto"/>
        <w:right w:val="none" w:sz="0" w:space="0" w:color="auto"/>
      </w:divBdr>
    </w:div>
    <w:div w:id="291441264">
      <w:bodyDiv w:val="1"/>
      <w:marLeft w:val="0"/>
      <w:marRight w:val="0"/>
      <w:marTop w:val="0"/>
      <w:marBottom w:val="0"/>
      <w:divBdr>
        <w:top w:val="none" w:sz="0" w:space="0" w:color="auto"/>
        <w:left w:val="none" w:sz="0" w:space="0" w:color="auto"/>
        <w:bottom w:val="none" w:sz="0" w:space="0" w:color="auto"/>
        <w:right w:val="none" w:sz="0" w:space="0" w:color="auto"/>
      </w:divBdr>
    </w:div>
    <w:div w:id="300117400">
      <w:bodyDiv w:val="1"/>
      <w:marLeft w:val="0"/>
      <w:marRight w:val="0"/>
      <w:marTop w:val="0"/>
      <w:marBottom w:val="0"/>
      <w:divBdr>
        <w:top w:val="none" w:sz="0" w:space="0" w:color="auto"/>
        <w:left w:val="none" w:sz="0" w:space="0" w:color="auto"/>
        <w:bottom w:val="none" w:sz="0" w:space="0" w:color="auto"/>
        <w:right w:val="none" w:sz="0" w:space="0" w:color="auto"/>
      </w:divBdr>
    </w:div>
    <w:div w:id="308100496">
      <w:bodyDiv w:val="1"/>
      <w:marLeft w:val="0"/>
      <w:marRight w:val="0"/>
      <w:marTop w:val="0"/>
      <w:marBottom w:val="0"/>
      <w:divBdr>
        <w:top w:val="none" w:sz="0" w:space="0" w:color="auto"/>
        <w:left w:val="none" w:sz="0" w:space="0" w:color="auto"/>
        <w:bottom w:val="none" w:sz="0" w:space="0" w:color="auto"/>
        <w:right w:val="none" w:sz="0" w:space="0" w:color="auto"/>
      </w:divBdr>
      <w:divsChild>
        <w:div w:id="361905220">
          <w:marLeft w:val="0"/>
          <w:marRight w:val="0"/>
          <w:marTop w:val="360"/>
          <w:marBottom w:val="0"/>
          <w:divBdr>
            <w:top w:val="none" w:sz="0" w:space="0" w:color="auto"/>
            <w:left w:val="none" w:sz="0" w:space="0" w:color="auto"/>
            <w:bottom w:val="none" w:sz="0" w:space="0" w:color="auto"/>
            <w:right w:val="none" w:sz="0" w:space="0" w:color="auto"/>
          </w:divBdr>
        </w:div>
        <w:div w:id="902182426">
          <w:marLeft w:val="0"/>
          <w:marRight w:val="0"/>
          <w:marTop w:val="360"/>
          <w:marBottom w:val="0"/>
          <w:divBdr>
            <w:top w:val="none" w:sz="0" w:space="0" w:color="auto"/>
            <w:left w:val="none" w:sz="0" w:space="0" w:color="auto"/>
            <w:bottom w:val="none" w:sz="0" w:space="0" w:color="auto"/>
            <w:right w:val="none" w:sz="0" w:space="0" w:color="auto"/>
          </w:divBdr>
        </w:div>
      </w:divsChild>
    </w:div>
    <w:div w:id="310445846">
      <w:bodyDiv w:val="1"/>
      <w:marLeft w:val="0"/>
      <w:marRight w:val="0"/>
      <w:marTop w:val="0"/>
      <w:marBottom w:val="0"/>
      <w:divBdr>
        <w:top w:val="none" w:sz="0" w:space="0" w:color="auto"/>
        <w:left w:val="none" w:sz="0" w:space="0" w:color="auto"/>
        <w:bottom w:val="none" w:sz="0" w:space="0" w:color="auto"/>
        <w:right w:val="none" w:sz="0" w:space="0" w:color="auto"/>
      </w:divBdr>
    </w:div>
    <w:div w:id="319891254">
      <w:bodyDiv w:val="1"/>
      <w:marLeft w:val="0"/>
      <w:marRight w:val="0"/>
      <w:marTop w:val="0"/>
      <w:marBottom w:val="0"/>
      <w:divBdr>
        <w:top w:val="none" w:sz="0" w:space="0" w:color="auto"/>
        <w:left w:val="none" w:sz="0" w:space="0" w:color="auto"/>
        <w:bottom w:val="none" w:sz="0" w:space="0" w:color="auto"/>
        <w:right w:val="none" w:sz="0" w:space="0" w:color="auto"/>
      </w:divBdr>
    </w:div>
    <w:div w:id="338394274">
      <w:bodyDiv w:val="1"/>
      <w:marLeft w:val="0"/>
      <w:marRight w:val="0"/>
      <w:marTop w:val="0"/>
      <w:marBottom w:val="0"/>
      <w:divBdr>
        <w:top w:val="none" w:sz="0" w:space="0" w:color="auto"/>
        <w:left w:val="none" w:sz="0" w:space="0" w:color="auto"/>
        <w:bottom w:val="none" w:sz="0" w:space="0" w:color="auto"/>
        <w:right w:val="none" w:sz="0" w:space="0" w:color="auto"/>
      </w:divBdr>
    </w:div>
    <w:div w:id="368722779">
      <w:bodyDiv w:val="1"/>
      <w:marLeft w:val="0"/>
      <w:marRight w:val="0"/>
      <w:marTop w:val="0"/>
      <w:marBottom w:val="0"/>
      <w:divBdr>
        <w:top w:val="none" w:sz="0" w:space="0" w:color="auto"/>
        <w:left w:val="none" w:sz="0" w:space="0" w:color="auto"/>
        <w:bottom w:val="none" w:sz="0" w:space="0" w:color="auto"/>
        <w:right w:val="none" w:sz="0" w:space="0" w:color="auto"/>
      </w:divBdr>
    </w:div>
    <w:div w:id="373850103">
      <w:bodyDiv w:val="1"/>
      <w:marLeft w:val="0"/>
      <w:marRight w:val="0"/>
      <w:marTop w:val="0"/>
      <w:marBottom w:val="0"/>
      <w:divBdr>
        <w:top w:val="none" w:sz="0" w:space="0" w:color="auto"/>
        <w:left w:val="none" w:sz="0" w:space="0" w:color="auto"/>
        <w:bottom w:val="none" w:sz="0" w:space="0" w:color="auto"/>
        <w:right w:val="none" w:sz="0" w:space="0" w:color="auto"/>
      </w:divBdr>
      <w:divsChild>
        <w:div w:id="422410196">
          <w:marLeft w:val="0"/>
          <w:marRight w:val="0"/>
          <w:marTop w:val="0"/>
          <w:marBottom w:val="0"/>
          <w:divBdr>
            <w:top w:val="none" w:sz="0" w:space="0" w:color="auto"/>
            <w:left w:val="none" w:sz="0" w:space="0" w:color="auto"/>
            <w:bottom w:val="none" w:sz="0" w:space="0" w:color="auto"/>
            <w:right w:val="none" w:sz="0" w:space="0" w:color="auto"/>
          </w:divBdr>
          <w:divsChild>
            <w:div w:id="959149988">
              <w:marLeft w:val="0"/>
              <w:marRight w:val="0"/>
              <w:marTop w:val="0"/>
              <w:marBottom w:val="0"/>
              <w:divBdr>
                <w:top w:val="none" w:sz="0" w:space="0" w:color="auto"/>
                <w:left w:val="none" w:sz="0" w:space="0" w:color="auto"/>
                <w:bottom w:val="none" w:sz="0" w:space="0" w:color="auto"/>
                <w:right w:val="none" w:sz="0" w:space="0" w:color="auto"/>
              </w:divBdr>
              <w:divsChild>
                <w:div w:id="454954837">
                  <w:marLeft w:val="0"/>
                  <w:marRight w:val="0"/>
                  <w:marTop w:val="0"/>
                  <w:marBottom w:val="0"/>
                  <w:divBdr>
                    <w:top w:val="none" w:sz="0" w:space="0" w:color="auto"/>
                    <w:left w:val="none" w:sz="0" w:space="0" w:color="auto"/>
                    <w:bottom w:val="none" w:sz="0" w:space="0" w:color="auto"/>
                    <w:right w:val="none" w:sz="0" w:space="0" w:color="auto"/>
                  </w:divBdr>
                  <w:divsChild>
                    <w:div w:id="304630356">
                      <w:marLeft w:val="0"/>
                      <w:marRight w:val="0"/>
                      <w:marTop w:val="0"/>
                      <w:marBottom w:val="0"/>
                      <w:divBdr>
                        <w:top w:val="none" w:sz="0" w:space="0" w:color="auto"/>
                        <w:left w:val="none" w:sz="0" w:space="0" w:color="auto"/>
                        <w:bottom w:val="none" w:sz="0" w:space="0" w:color="auto"/>
                        <w:right w:val="none" w:sz="0" w:space="0" w:color="auto"/>
                      </w:divBdr>
                      <w:divsChild>
                        <w:div w:id="1964381312">
                          <w:marLeft w:val="0"/>
                          <w:marRight w:val="0"/>
                          <w:marTop w:val="0"/>
                          <w:marBottom w:val="0"/>
                          <w:divBdr>
                            <w:top w:val="none" w:sz="0" w:space="0" w:color="auto"/>
                            <w:left w:val="none" w:sz="0" w:space="0" w:color="auto"/>
                            <w:bottom w:val="none" w:sz="0" w:space="0" w:color="auto"/>
                            <w:right w:val="none" w:sz="0" w:space="0" w:color="auto"/>
                          </w:divBdr>
                          <w:divsChild>
                            <w:div w:id="623464009">
                              <w:marLeft w:val="0"/>
                              <w:marRight w:val="0"/>
                              <w:marTop w:val="0"/>
                              <w:marBottom w:val="0"/>
                              <w:divBdr>
                                <w:top w:val="none" w:sz="0" w:space="0" w:color="auto"/>
                                <w:left w:val="none" w:sz="0" w:space="0" w:color="auto"/>
                                <w:bottom w:val="none" w:sz="0" w:space="0" w:color="auto"/>
                                <w:right w:val="none" w:sz="0" w:space="0" w:color="auto"/>
                              </w:divBdr>
                              <w:divsChild>
                                <w:div w:id="206852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982785">
                          <w:marLeft w:val="0"/>
                          <w:marRight w:val="0"/>
                          <w:marTop w:val="0"/>
                          <w:marBottom w:val="0"/>
                          <w:divBdr>
                            <w:top w:val="none" w:sz="0" w:space="0" w:color="auto"/>
                            <w:left w:val="none" w:sz="0" w:space="0" w:color="auto"/>
                            <w:bottom w:val="none" w:sz="0" w:space="0" w:color="auto"/>
                            <w:right w:val="none" w:sz="0" w:space="0" w:color="auto"/>
                          </w:divBdr>
                          <w:divsChild>
                            <w:div w:id="148445369">
                              <w:marLeft w:val="0"/>
                              <w:marRight w:val="0"/>
                              <w:marTop w:val="0"/>
                              <w:marBottom w:val="0"/>
                              <w:divBdr>
                                <w:top w:val="none" w:sz="0" w:space="0" w:color="auto"/>
                                <w:left w:val="none" w:sz="0" w:space="0" w:color="auto"/>
                                <w:bottom w:val="none" w:sz="0" w:space="0" w:color="auto"/>
                                <w:right w:val="none" w:sz="0" w:space="0" w:color="auto"/>
                              </w:divBdr>
                              <w:divsChild>
                                <w:div w:id="1376585502">
                                  <w:marLeft w:val="0"/>
                                  <w:marRight w:val="0"/>
                                  <w:marTop w:val="0"/>
                                  <w:marBottom w:val="0"/>
                                  <w:divBdr>
                                    <w:top w:val="none" w:sz="0" w:space="0" w:color="auto"/>
                                    <w:left w:val="none" w:sz="0" w:space="0" w:color="auto"/>
                                    <w:bottom w:val="none" w:sz="0" w:space="0" w:color="auto"/>
                                    <w:right w:val="none" w:sz="0" w:space="0" w:color="auto"/>
                                  </w:divBdr>
                                  <w:divsChild>
                                    <w:div w:id="25310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3792232">
              <w:marLeft w:val="0"/>
              <w:marRight w:val="0"/>
              <w:marTop w:val="0"/>
              <w:marBottom w:val="0"/>
              <w:divBdr>
                <w:top w:val="none" w:sz="0" w:space="0" w:color="auto"/>
                <w:left w:val="none" w:sz="0" w:space="0" w:color="auto"/>
                <w:bottom w:val="none" w:sz="0" w:space="0" w:color="auto"/>
                <w:right w:val="none" w:sz="0" w:space="0" w:color="auto"/>
              </w:divBdr>
              <w:divsChild>
                <w:div w:id="179490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163583">
          <w:marLeft w:val="0"/>
          <w:marRight w:val="0"/>
          <w:marTop w:val="0"/>
          <w:marBottom w:val="0"/>
          <w:divBdr>
            <w:top w:val="none" w:sz="0" w:space="0" w:color="auto"/>
            <w:left w:val="none" w:sz="0" w:space="0" w:color="auto"/>
            <w:bottom w:val="none" w:sz="0" w:space="0" w:color="auto"/>
            <w:right w:val="none" w:sz="0" w:space="0" w:color="auto"/>
          </w:divBdr>
          <w:divsChild>
            <w:div w:id="1702515969">
              <w:marLeft w:val="0"/>
              <w:marRight w:val="0"/>
              <w:marTop w:val="0"/>
              <w:marBottom w:val="0"/>
              <w:divBdr>
                <w:top w:val="none" w:sz="0" w:space="0" w:color="auto"/>
                <w:left w:val="none" w:sz="0" w:space="0" w:color="auto"/>
                <w:bottom w:val="none" w:sz="0" w:space="0" w:color="auto"/>
                <w:right w:val="none" w:sz="0" w:space="0" w:color="auto"/>
              </w:divBdr>
              <w:divsChild>
                <w:div w:id="1924103039">
                  <w:marLeft w:val="0"/>
                  <w:marRight w:val="0"/>
                  <w:marTop w:val="0"/>
                  <w:marBottom w:val="0"/>
                  <w:divBdr>
                    <w:top w:val="none" w:sz="0" w:space="0" w:color="auto"/>
                    <w:left w:val="none" w:sz="0" w:space="0" w:color="auto"/>
                    <w:bottom w:val="none" w:sz="0" w:space="0" w:color="auto"/>
                    <w:right w:val="none" w:sz="0" w:space="0" w:color="auto"/>
                  </w:divBdr>
                  <w:divsChild>
                    <w:div w:id="1816676740">
                      <w:marLeft w:val="0"/>
                      <w:marRight w:val="0"/>
                      <w:marTop w:val="0"/>
                      <w:marBottom w:val="0"/>
                      <w:divBdr>
                        <w:top w:val="none" w:sz="0" w:space="0" w:color="auto"/>
                        <w:left w:val="none" w:sz="0" w:space="0" w:color="auto"/>
                        <w:bottom w:val="none" w:sz="0" w:space="0" w:color="auto"/>
                        <w:right w:val="none" w:sz="0" w:space="0" w:color="auto"/>
                      </w:divBdr>
                      <w:divsChild>
                        <w:div w:id="582450311">
                          <w:marLeft w:val="0"/>
                          <w:marRight w:val="0"/>
                          <w:marTop w:val="0"/>
                          <w:marBottom w:val="0"/>
                          <w:divBdr>
                            <w:top w:val="none" w:sz="0" w:space="0" w:color="auto"/>
                            <w:left w:val="none" w:sz="0" w:space="0" w:color="auto"/>
                            <w:bottom w:val="none" w:sz="0" w:space="0" w:color="auto"/>
                            <w:right w:val="none" w:sz="0" w:space="0" w:color="auto"/>
                          </w:divBdr>
                          <w:divsChild>
                            <w:div w:id="81922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1778561">
      <w:bodyDiv w:val="1"/>
      <w:marLeft w:val="0"/>
      <w:marRight w:val="0"/>
      <w:marTop w:val="0"/>
      <w:marBottom w:val="0"/>
      <w:divBdr>
        <w:top w:val="none" w:sz="0" w:space="0" w:color="auto"/>
        <w:left w:val="none" w:sz="0" w:space="0" w:color="auto"/>
        <w:bottom w:val="none" w:sz="0" w:space="0" w:color="auto"/>
        <w:right w:val="none" w:sz="0" w:space="0" w:color="auto"/>
      </w:divBdr>
      <w:divsChild>
        <w:div w:id="652298196">
          <w:marLeft w:val="0"/>
          <w:marRight w:val="0"/>
          <w:marTop w:val="360"/>
          <w:marBottom w:val="0"/>
          <w:divBdr>
            <w:top w:val="none" w:sz="0" w:space="0" w:color="auto"/>
            <w:left w:val="none" w:sz="0" w:space="0" w:color="auto"/>
            <w:bottom w:val="none" w:sz="0" w:space="0" w:color="auto"/>
            <w:right w:val="none" w:sz="0" w:space="0" w:color="auto"/>
          </w:divBdr>
        </w:div>
        <w:div w:id="759372997">
          <w:marLeft w:val="0"/>
          <w:marRight w:val="0"/>
          <w:marTop w:val="360"/>
          <w:marBottom w:val="0"/>
          <w:divBdr>
            <w:top w:val="none" w:sz="0" w:space="0" w:color="auto"/>
            <w:left w:val="none" w:sz="0" w:space="0" w:color="auto"/>
            <w:bottom w:val="none" w:sz="0" w:space="0" w:color="auto"/>
            <w:right w:val="none" w:sz="0" w:space="0" w:color="auto"/>
          </w:divBdr>
        </w:div>
        <w:div w:id="770275775">
          <w:marLeft w:val="0"/>
          <w:marRight w:val="0"/>
          <w:marTop w:val="360"/>
          <w:marBottom w:val="0"/>
          <w:divBdr>
            <w:top w:val="none" w:sz="0" w:space="0" w:color="auto"/>
            <w:left w:val="none" w:sz="0" w:space="0" w:color="auto"/>
            <w:bottom w:val="none" w:sz="0" w:space="0" w:color="auto"/>
            <w:right w:val="none" w:sz="0" w:space="0" w:color="auto"/>
          </w:divBdr>
        </w:div>
        <w:div w:id="794249839">
          <w:marLeft w:val="0"/>
          <w:marRight w:val="0"/>
          <w:marTop w:val="360"/>
          <w:marBottom w:val="0"/>
          <w:divBdr>
            <w:top w:val="none" w:sz="0" w:space="0" w:color="auto"/>
            <w:left w:val="none" w:sz="0" w:space="0" w:color="auto"/>
            <w:bottom w:val="none" w:sz="0" w:space="0" w:color="auto"/>
            <w:right w:val="none" w:sz="0" w:space="0" w:color="auto"/>
          </w:divBdr>
        </w:div>
        <w:div w:id="827870496">
          <w:marLeft w:val="0"/>
          <w:marRight w:val="0"/>
          <w:marTop w:val="360"/>
          <w:marBottom w:val="0"/>
          <w:divBdr>
            <w:top w:val="none" w:sz="0" w:space="0" w:color="auto"/>
            <w:left w:val="none" w:sz="0" w:space="0" w:color="auto"/>
            <w:bottom w:val="none" w:sz="0" w:space="0" w:color="auto"/>
            <w:right w:val="none" w:sz="0" w:space="0" w:color="auto"/>
          </w:divBdr>
        </w:div>
        <w:div w:id="885986380">
          <w:marLeft w:val="0"/>
          <w:marRight w:val="0"/>
          <w:marTop w:val="360"/>
          <w:marBottom w:val="0"/>
          <w:divBdr>
            <w:top w:val="none" w:sz="0" w:space="0" w:color="auto"/>
            <w:left w:val="none" w:sz="0" w:space="0" w:color="auto"/>
            <w:bottom w:val="none" w:sz="0" w:space="0" w:color="auto"/>
            <w:right w:val="none" w:sz="0" w:space="0" w:color="auto"/>
          </w:divBdr>
        </w:div>
        <w:div w:id="1168326218">
          <w:marLeft w:val="0"/>
          <w:marRight w:val="0"/>
          <w:marTop w:val="360"/>
          <w:marBottom w:val="0"/>
          <w:divBdr>
            <w:top w:val="none" w:sz="0" w:space="0" w:color="auto"/>
            <w:left w:val="none" w:sz="0" w:space="0" w:color="auto"/>
            <w:bottom w:val="none" w:sz="0" w:space="0" w:color="auto"/>
            <w:right w:val="none" w:sz="0" w:space="0" w:color="auto"/>
          </w:divBdr>
        </w:div>
        <w:div w:id="1887133233">
          <w:marLeft w:val="0"/>
          <w:marRight w:val="0"/>
          <w:marTop w:val="360"/>
          <w:marBottom w:val="0"/>
          <w:divBdr>
            <w:top w:val="none" w:sz="0" w:space="0" w:color="auto"/>
            <w:left w:val="none" w:sz="0" w:space="0" w:color="auto"/>
            <w:bottom w:val="none" w:sz="0" w:space="0" w:color="auto"/>
            <w:right w:val="none" w:sz="0" w:space="0" w:color="auto"/>
          </w:divBdr>
        </w:div>
        <w:div w:id="2083408065">
          <w:marLeft w:val="0"/>
          <w:marRight w:val="0"/>
          <w:marTop w:val="360"/>
          <w:marBottom w:val="0"/>
          <w:divBdr>
            <w:top w:val="none" w:sz="0" w:space="0" w:color="auto"/>
            <w:left w:val="none" w:sz="0" w:space="0" w:color="auto"/>
            <w:bottom w:val="none" w:sz="0" w:space="0" w:color="auto"/>
            <w:right w:val="none" w:sz="0" w:space="0" w:color="auto"/>
          </w:divBdr>
        </w:div>
      </w:divsChild>
    </w:div>
    <w:div w:id="481770742">
      <w:bodyDiv w:val="1"/>
      <w:marLeft w:val="0"/>
      <w:marRight w:val="0"/>
      <w:marTop w:val="0"/>
      <w:marBottom w:val="0"/>
      <w:divBdr>
        <w:top w:val="none" w:sz="0" w:space="0" w:color="auto"/>
        <w:left w:val="none" w:sz="0" w:space="0" w:color="auto"/>
        <w:bottom w:val="none" w:sz="0" w:space="0" w:color="auto"/>
        <w:right w:val="none" w:sz="0" w:space="0" w:color="auto"/>
      </w:divBdr>
    </w:div>
    <w:div w:id="550045126">
      <w:bodyDiv w:val="1"/>
      <w:marLeft w:val="0"/>
      <w:marRight w:val="0"/>
      <w:marTop w:val="0"/>
      <w:marBottom w:val="0"/>
      <w:divBdr>
        <w:top w:val="none" w:sz="0" w:space="0" w:color="auto"/>
        <w:left w:val="none" w:sz="0" w:space="0" w:color="auto"/>
        <w:bottom w:val="none" w:sz="0" w:space="0" w:color="auto"/>
        <w:right w:val="none" w:sz="0" w:space="0" w:color="auto"/>
      </w:divBdr>
      <w:divsChild>
        <w:div w:id="806166369">
          <w:marLeft w:val="0"/>
          <w:marRight w:val="0"/>
          <w:marTop w:val="360"/>
          <w:marBottom w:val="0"/>
          <w:divBdr>
            <w:top w:val="none" w:sz="0" w:space="0" w:color="auto"/>
            <w:left w:val="none" w:sz="0" w:space="0" w:color="auto"/>
            <w:bottom w:val="none" w:sz="0" w:space="0" w:color="auto"/>
            <w:right w:val="none" w:sz="0" w:space="0" w:color="auto"/>
          </w:divBdr>
        </w:div>
        <w:div w:id="1456559178">
          <w:marLeft w:val="0"/>
          <w:marRight w:val="0"/>
          <w:marTop w:val="360"/>
          <w:marBottom w:val="0"/>
          <w:divBdr>
            <w:top w:val="none" w:sz="0" w:space="0" w:color="auto"/>
            <w:left w:val="none" w:sz="0" w:space="0" w:color="auto"/>
            <w:bottom w:val="none" w:sz="0" w:space="0" w:color="auto"/>
            <w:right w:val="none" w:sz="0" w:space="0" w:color="auto"/>
          </w:divBdr>
        </w:div>
        <w:div w:id="1539704481">
          <w:marLeft w:val="0"/>
          <w:marRight w:val="0"/>
          <w:marTop w:val="360"/>
          <w:marBottom w:val="0"/>
          <w:divBdr>
            <w:top w:val="none" w:sz="0" w:space="0" w:color="auto"/>
            <w:left w:val="none" w:sz="0" w:space="0" w:color="auto"/>
            <w:bottom w:val="none" w:sz="0" w:space="0" w:color="auto"/>
            <w:right w:val="none" w:sz="0" w:space="0" w:color="auto"/>
          </w:divBdr>
        </w:div>
        <w:div w:id="1550726192">
          <w:marLeft w:val="0"/>
          <w:marRight w:val="0"/>
          <w:marTop w:val="360"/>
          <w:marBottom w:val="0"/>
          <w:divBdr>
            <w:top w:val="none" w:sz="0" w:space="0" w:color="auto"/>
            <w:left w:val="none" w:sz="0" w:space="0" w:color="auto"/>
            <w:bottom w:val="none" w:sz="0" w:space="0" w:color="auto"/>
            <w:right w:val="none" w:sz="0" w:space="0" w:color="auto"/>
          </w:divBdr>
        </w:div>
      </w:divsChild>
    </w:div>
    <w:div w:id="589235567">
      <w:bodyDiv w:val="1"/>
      <w:marLeft w:val="0"/>
      <w:marRight w:val="0"/>
      <w:marTop w:val="0"/>
      <w:marBottom w:val="0"/>
      <w:divBdr>
        <w:top w:val="none" w:sz="0" w:space="0" w:color="auto"/>
        <w:left w:val="none" w:sz="0" w:space="0" w:color="auto"/>
        <w:bottom w:val="none" w:sz="0" w:space="0" w:color="auto"/>
        <w:right w:val="none" w:sz="0" w:space="0" w:color="auto"/>
      </w:divBdr>
      <w:divsChild>
        <w:div w:id="1268318736">
          <w:marLeft w:val="0"/>
          <w:marRight w:val="0"/>
          <w:marTop w:val="0"/>
          <w:marBottom w:val="0"/>
          <w:divBdr>
            <w:top w:val="single" w:sz="2" w:space="0" w:color="E5E7EB"/>
            <w:left w:val="single" w:sz="2" w:space="0" w:color="E5E7EB"/>
            <w:bottom w:val="single" w:sz="2" w:space="0" w:color="E5E7EB"/>
            <w:right w:val="single" w:sz="2" w:space="0" w:color="E5E7EB"/>
          </w:divBdr>
          <w:divsChild>
            <w:div w:id="2091123571">
              <w:marLeft w:val="0"/>
              <w:marRight w:val="0"/>
              <w:marTop w:val="0"/>
              <w:marBottom w:val="480"/>
              <w:divBdr>
                <w:top w:val="single" w:sz="2" w:space="0" w:color="E5E7EB"/>
                <w:left w:val="single" w:sz="2" w:space="0" w:color="E5E7EB"/>
                <w:bottom w:val="single" w:sz="2" w:space="0" w:color="E5E7EB"/>
                <w:right w:val="single" w:sz="2" w:space="0" w:color="E5E7EB"/>
              </w:divBdr>
              <w:divsChild>
                <w:div w:id="589847542">
                  <w:marLeft w:val="0"/>
                  <w:marRight w:val="0"/>
                  <w:marTop w:val="0"/>
                  <w:marBottom w:val="0"/>
                  <w:divBdr>
                    <w:top w:val="single" w:sz="2" w:space="0" w:color="E5E7EB"/>
                    <w:left w:val="single" w:sz="2" w:space="0" w:color="E5E7EB"/>
                    <w:bottom w:val="single" w:sz="2" w:space="0" w:color="E5E7EB"/>
                    <w:right w:val="single" w:sz="2" w:space="0" w:color="E5E7EB"/>
                  </w:divBdr>
                  <w:divsChild>
                    <w:div w:id="2035036268">
                      <w:marLeft w:val="0"/>
                      <w:marRight w:val="0"/>
                      <w:marTop w:val="0"/>
                      <w:marBottom w:val="0"/>
                      <w:divBdr>
                        <w:top w:val="single" w:sz="6" w:space="0" w:color="auto"/>
                        <w:left w:val="single" w:sz="6" w:space="0" w:color="auto"/>
                        <w:bottom w:val="single" w:sz="6" w:space="0" w:color="auto"/>
                        <w:right w:val="single" w:sz="6" w:space="0" w:color="auto"/>
                      </w:divBdr>
                      <w:divsChild>
                        <w:div w:id="344476100">
                          <w:marLeft w:val="0"/>
                          <w:marRight w:val="0"/>
                          <w:marTop w:val="0"/>
                          <w:marBottom w:val="0"/>
                          <w:divBdr>
                            <w:top w:val="single" w:sz="2" w:space="0" w:color="E5E7EB"/>
                            <w:left w:val="single" w:sz="2" w:space="0" w:color="E5E7EB"/>
                            <w:bottom w:val="single" w:sz="2" w:space="0" w:color="E5E7EB"/>
                            <w:right w:val="single" w:sz="2" w:space="0" w:color="E5E7EB"/>
                          </w:divBdr>
                          <w:divsChild>
                            <w:div w:id="259266772">
                              <w:marLeft w:val="0"/>
                              <w:marRight w:val="0"/>
                              <w:marTop w:val="0"/>
                              <w:marBottom w:val="0"/>
                              <w:divBdr>
                                <w:top w:val="single" w:sz="2" w:space="6" w:color="E5E7EB"/>
                                <w:left w:val="single" w:sz="2" w:space="12" w:color="E5E7EB"/>
                                <w:bottom w:val="single" w:sz="2" w:space="6" w:color="E5E7EB"/>
                                <w:right w:val="single" w:sz="2" w:space="12" w:color="E5E7EB"/>
                              </w:divBdr>
                              <w:divsChild>
                                <w:div w:id="110170904">
                                  <w:marLeft w:val="0"/>
                                  <w:marRight w:val="0"/>
                                  <w:marTop w:val="0"/>
                                  <w:marBottom w:val="0"/>
                                  <w:divBdr>
                                    <w:top w:val="single" w:sz="2" w:space="0" w:color="E5E7EB"/>
                                    <w:left w:val="single" w:sz="2" w:space="0" w:color="E5E7EB"/>
                                    <w:bottom w:val="single" w:sz="2" w:space="0" w:color="E5E7EB"/>
                                    <w:right w:val="single" w:sz="2" w:space="0" w:color="E5E7EB"/>
                                  </w:divBdr>
                                  <w:divsChild>
                                    <w:div w:id="1470247779">
                                      <w:marLeft w:val="0"/>
                                      <w:marRight w:val="0"/>
                                      <w:marTop w:val="0"/>
                                      <w:marBottom w:val="0"/>
                                      <w:divBdr>
                                        <w:top w:val="single" w:sz="2" w:space="3" w:color="E5E7EB"/>
                                        <w:left w:val="single" w:sz="2" w:space="0" w:color="E5E7EB"/>
                                        <w:bottom w:val="single" w:sz="2" w:space="3" w:color="E5E7EB"/>
                                        <w:right w:val="single" w:sz="2" w:space="0" w:color="E5E7EB"/>
                                      </w:divBdr>
                                    </w:div>
                                  </w:divsChild>
                                </w:div>
                                <w:div w:id="1537498419">
                                  <w:marLeft w:val="0"/>
                                  <w:marRight w:val="0"/>
                                  <w:marTop w:val="0"/>
                                  <w:marBottom w:val="0"/>
                                  <w:divBdr>
                                    <w:top w:val="single" w:sz="2" w:space="0" w:color="E5E7EB"/>
                                    <w:left w:val="single" w:sz="2" w:space="0" w:color="E5E7EB"/>
                                    <w:bottom w:val="single" w:sz="2" w:space="0" w:color="E5E7EB"/>
                                    <w:right w:val="single" w:sz="2" w:space="0" w:color="E5E7EB"/>
                                  </w:divBdr>
                                  <w:divsChild>
                                    <w:div w:id="495658009">
                                      <w:marLeft w:val="0"/>
                                      <w:marRight w:val="0"/>
                                      <w:marTop w:val="0"/>
                                      <w:marBottom w:val="0"/>
                                      <w:divBdr>
                                        <w:top w:val="single" w:sz="2" w:space="0" w:color="E5E7EB"/>
                                        <w:left w:val="single" w:sz="2" w:space="0" w:color="E5E7EB"/>
                                        <w:bottom w:val="single" w:sz="2" w:space="6" w:color="E5E7EB"/>
                                        <w:right w:val="single" w:sz="2" w:space="0" w:color="E5E7EB"/>
                                      </w:divBdr>
                                      <w:divsChild>
                                        <w:div w:id="247231463">
                                          <w:marLeft w:val="-240"/>
                                          <w:marRight w:val="-240"/>
                                          <w:marTop w:val="120"/>
                                          <w:marBottom w:val="0"/>
                                          <w:divBdr>
                                            <w:top w:val="single" w:sz="2" w:space="0" w:color="E5E7EB"/>
                                            <w:left w:val="single" w:sz="2" w:space="0" w:color="E5E7EB"/>
                                            <w:bottom w:val="single" w:sz="2" w:space="0" w:color="E5E7EB"/>
                                            <w:right w:val="single" w:sz="2" w:space="0" w:color="E5E7EB"/>
                                          </w:divBdr>
                                          <w:divsChild>
                                            <w:div w:id="237478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2135516096">
          <w:marLeft w:val="0"/>
          <w:marRight w:val="0"/>
          <w:marTop w:val="480"/>
          <w:marBottom w:val="480"/>
          <w:divBdr>
            <w:top w:val="single" w:sz="2" w:space="0" w:color="E5E7EB"/>
            <w:left w:val="single" w:sz="2" w:space="0" w:color="E5E7EB"/>
            <w:bottom w:val="single" w:sz="2" w:space="0" w:color="E5E7EB"/>
            <w:right w:val="single" w:sz="2" w:space="0" w:color="E5E7EB"/>
          </w:divBdr>
          <w:divsChild>
            <w:div w:id="9660890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34917058">
      <w:bodyDiv w:val="1"/>
      <w:marLeft w:val="0"/>
      <w:marRight w:val="0"/>
      <w:marTop w:val="0"/>
      <w:marBottom w:val="0"/>
      <w:divBdr>
        <w:top w:val="none" w:sz="0" w:space="0" w:color="auto"/>
        <w:left w:val="none" w:sz="0" w:space="0" w:color="auto"/>
        <w:bottom w:val="none" w:sz="0" w:space="0" w:color="auto"/>
        <w:right w:val="none" w:sz="0" w:space="0" w:color="auto"/>
      </w:divBdr>
    </w:div>
    <w:div w:id="636253992">
      <w:bodyDiv w:val="1"/>
      <w:marLeft w:val="0"/>
      <w:marRight w:val="0"/>
      <w:marTop w:val="0"/>
      <w:marBottom w:val="0"/>
      <w:divBdr>
        <w:top w:val="none" w:sz="0" w:space="0" w:color="auto"/>
        <w:left w:val="none" w:sz="0" w:space="0" w:color="auto"/>
        <w:bottom w:val="none" w:sz="0" w:space="0" w:color="auto"/>
        <w:right w:val="none" w:sz="0" w:space="0" w:color="auto"/>
      </w:divBdr>
    </w:div>
    <w:div w:id="669455197">
      <w:bodyDiv w:val="1"/>
      <w:marLeft w:val="0"/>
      <w:marRight w:val="0"/>
      <w:marTop w:val="0"/>
      <w:marBottom w:val="0"/>
      <w:divBdr>
        <w:top w:val="none" w:sz="0" w:space="0" w:color="auto"/>
        <w:left w:val="none" w:sz="0" w:space="0" w:color="auto"/>
        <w:bottom w:val="none" w:sz="0" w:space="0" w:color="auto"/>
        <w:right w:val="none" w:sz="0" w:space="0" w:color="auto"/>
      </w:divBdr>
    </w:div>
    <w:div w:id="683169874">
      <w:bodyDiv w:val="1"/>
      <w:marLeft w:val="0"/>
      <w:marRight w:val="0"/>
      <w:marTop w:val="0"/>
      <w:marBottom w:val="0"/>
      <w:divBdr>
        <w:top w:val="none" w:sz="0" w:space="0" w:color="auto"/>
        <w:left w:val="none" w:sz="0" w:space="0" w:color="auto"/>
        <w:bottom w:val="none" w:sz="0" w:space="0" w:color="auto"/>
        <w:right w:val="none" w:sz="0" w:space="0" w:color="auto"/>
      </w:divBdr>
    </w:div>
    <w:div w:id="698313857">
      <w:bodyDiv w:val="1"/>
      <w:marLeft w:val="0"/>
      <w:marRight w:val="0"/>
      <w:marTop w:val="0"/>
      <w:marBottom w:val="0"/>
      <w:divBdr>
        <w:top w:val="none" w:sz="0" w:space="0" w:color="auto"/>
        <w:left w:val="none" w:sz="0" w:space="0" w:color="auto"/>
        <w:bottom w:val="none" w:sz="0" w:space="0" w:color="auto"/>
        <w:right w:val="none" w:sz="0" w:space="0" w:color="auto"/>
      </w:divBdr>
    </w:div>
    <w:div w:id="713120946">
      <w:bodyDiv w:val="1"/>
      <w:marLeft w:val="0"/>
      <w:marRight w:val="0"/>
      <w:marTop w:val="0"/>
      <w:marBottom w:val="0"/>
      <w:divBdr>
        <w:top w:val="none" w:sz="0" w:space="0" w:color="auto"/>
        <w:left w:val="none" w:sz="0" w:space="0" w:color="auto"/>
        <w:bottom w:val="none" w:sz="0" w:space="0" w:color="auto"/>
        <w:right w:val="none" w:sz="0" w:space="0" w:color="auto"/>
      </w:divBdr>
    </w:div>
    <w:div w:id="726611120">
      <w:bodyDiv w:val="1"/>
      <w:marLeft w:val="0"/>
      <w:marRight w:val="0"/>
      <w:marTop w:val="0"/>
      <w:marBottom w:val="0"/>
      <w:divBdr>
        <w:top w:val="none" w:sz="0" w:space="0" w:color="auto"/>
        <w:left w:val="none" w:sz="0" w:space="0" w:color="auto"/>
        <w:bottom w:val="none" w:sz="0" w:space="0" w:color="auto"/>
        <w:right w:val="none" w:sz="0" w:space="0" w:color="auto"/>
      </w:divBdr>
      <w:divsChild>
        <w:div w:id="723918531">
          <w:marLeft w:val="0"/>
          <w:marRight w:val="0"/>
          <w:marTop w:val="0"/>
          <w:marBottom w:val="0"/>
          <w:divBdr>
            <w:top w:val="none" w:sz="0" w:space="0" w:color="auto"/>
            <w:left w:val="none" w:sz="0" w:space="0" w:color="auto"/>
            <w:bottom w:val="none" w:sz="0" w:space="0" w:color="auto"/>
            <w:right w:val="none" w:sz="0" w:space="0" w:color="auto"/>
          </w:divBdr>
          <w:divsChild>
            <w:div w:id="22750232">
              <w:marLeft w:val="0"/>
              <w:marRight w:val="0"/>
              <w:marTop w:val="0"/>
              <w:marBottom w:val="0"/>
              <w:divBdr>
                <w:top w:val="none" w:sz="0" w:space="0" w:color="auto"/>
                <w:left w:val="none" w:sz="0" w:space="0" w:color="auto"/>
                <w:bottom w:val="none" w:sz="0" w:space="0" w:color="auto"/>
                <w:right w:val="none" w:sz="0" w:space="0" w:color="auto"/>
              </w:divBdr>
              <w:divsChild>
                <w:div w:id="383332455">
                  <w:marLeft w:val="0"/>
                  <w:marRight w:val="0"/>
                  <w:marTop w:val="0"/>
                  <w:marBottom w:val="0"/>
                  <w:divBdr>
                    <w:top w:val="none" w:sz="0" w:space="0" w:color="auto"/>
                    <w:left w:val="none" w:sz="0" w:space="0" w:color="auto"/>
                    <w:bottom w:val="none" w:sz="0" w:space="0" w:color="auto"/>
                    <w:right w:val="none" w:sz="0" w:space="0" w:color="auto"/>
                  </w:divBdr>
                  <w:divsChild>
                    <w:div w:id="2037078380">
                      <w:marLeft w:val="0"/>
                      <w:marRight w:val="0"/>
                      <w:marTop w:val="0"/>
                      <w:marBottom w:val="0"/>
                      <w:divBdr>
                        <w:top w:val="none" w:sz="0" w:space="0" w:color="auto"/>
                        <w:left w:val="none" w:sz="0" w:space="0" w:color="auto"/>
                        <w:bottom w:val="none" w:sz="0" w:space="0" w:color="auto"/>
                        <w:right w:val="none" w:sz="0" w:space="0" w:color="auto"/>
                      </w:divBdr>
                      <w:divsChild>
                        <w:div w:id="12608472">
                          <w:marLeft w:val="0"/>
                          <w:marRight w:val="0"/>
                          <w:marTop w:val="0"/>
                          <w:marBottom w:val="0"/>
                          <w:divBdr>
                            <w:top w:val="none" w:sz="0" w:space="0" w:color="auto"/>
                            <w:left w:val="none" w:sz="0" w:space="0" w:color="auto"/>
                            <w:bottom w:val="none" w:sz="0" w:space="0" w:color="auto"/>
                            <w:right w:val="none" w:sz="0" w:space="0" w:color="auto"/>
                          </w:divBdr>
                          <w:divsChild>
                            <w:div w:id="462777338">
                              <w:marLeft w:val="0"/>
                              <w:marRight w:val="0"/>
                              <w:marTop w:val="0"/>
                              <w:marBottom w:val="0"/>
                              <w:divBdr>
                                <w:top w:val="none" w:sz="0" w:space="0" w:color="auto"/>
                                <w:left w:val="none" w:sz="0" w:space="0" w:color="auto"/>
                                <w:bottom w:val="none" w:sz="0" w:space="0" w:color="auto"/>
                                <w:right w:val="none" w:sz="0" w:space="0" w:color="auto"/>
                              </w:divBdr>
                              <w:divsChild>
                                <w:div w:id="132107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736399">
                          <w:marLeft w:val="0"/>
                          <w:marRight w:val="0"/>
                          <w:marTop w:val="0"/>
                          <w:marBottom w:val="0"/>
                          <w:divBdr>
                            <w:top w:val="none" w:sz="0" w:space="0" w:color="auto"/>
                            <w:left w:val="none" w:sz="0" w:space="0" w:color="auto"/>
                            <w:bottom w:val="none" w:sz="0" w:space="0" w:color="auto"/>
                            <w:right w:val="none" w:sz="0" w:space="0" w:color="auto"/>
                          </w:divBdr>
                          <w:divsChild>
                            <w:div w:id="1498761503">
                              <w:marLeft w:val="0"/>
                              <w:marRight w:val="0"/>
                              <w:marTop w:val="0"/>
                              <w:marBottom w:val="0"/>
                              <w:divBdr>
                                <w:top w:val="none" w:sz="0" w:space="0" w:color="auto"/>
                                <w:left w:val="none" w:sz="0" w:space="0" w:color="auto"/>
                                <w:bottom w:val="none" w:sz="0" w:space="0" w:color="auto"/>
                                <w:right w:val="none" w:sz="0" w:space="0" w:color="auto"/>
                              </w:divBdr>
                              <w:divsChild>
                                <w:div w:id="1845317887">
                                  <w:marLeft w:val="0"/>
                                  <w:marRight w:val="0"/>
                                  <w:marTop w:val="0"/>
                                  <w:marBottom w:val="0"/>
                                  <w:divBdr>
                                    <w:top w:val="none" w:sz="0" w:space="0" w:color="auto"/>
                                    <w:left w:val="none" w:sz="0" w:space="0" w:color="auto"/>
                                    <w:bottom w:val="none" w:sz="0" w:space="0" w:color="auto"/>
                                    <w:right w:val="none" w:sz="0" w:space="0" w:color="auto"/>
                                  </w:divBdr>
                                  <w:divsChild>
                                    <w:div w:id="17788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8791449">
              <w:marLeft w:val="0"/>
              <w:marRight w:val="0"/>
              <w:marTop w:val="0"/>
              <w:marBottom w:val="0"/>
              <w:divBdr>
                <w:top w:val="none" w:sz="0" w:space="0" w:color="auto"/>
                <w:left w:val="none" w:sz="0" w:space="0" w:color="auto"/>
                <w:bottom w:val="none" w:sz="0" w:space="0" w:color="auto"/>
                <w:right w:val="none" w:sz="0" w:space="0" w:color="auto"/>
              </w:divBdr>
              <w:divsChild>
                <w:div w:id="138355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926432">
          <w:marLeft w:val="0"/>
          <w:marRight w:val="0"/>
          <w:marTop w:val="0"/>
          <w:marBottom w:val="0"/>
          <w:divBdr>
            <w:top w:val="none" w:sz="0" w:space="0" w:color="auto"/>
            <w:left w:val="none" w:sz="0" w:space="0" w:color="auto"/>
            <w:bottom w:val="none" w:sz="0" w:space="0" w:color="auto"/>
            <w:right w:val="none" w:sz="0" w:space="0" w:color="auto"/>
          </w:divBdr>
          <w:divsChild>
            <w:div w:id="1425416039">
              <w:marLeft w:val="0"/>
              <w:marRight w:val="0"/>
              <w:marTop w:val="0"/>
              <w:marBottom w:val="0"/>
              <w:divBdr>
                <w:top w:val="none" w:sz="0" w:space="0" w:color="auto"/>
                <w:left w:val="none" w:sz="0" w:space="0" w:color="auto"/>
                <w:bottom w:val="none" w:sz="0" w:space="0" w:color="auto"/>
                <w:right w:val="none" w:sz="0" w:space="0" w:color="auto"/>
              </w:divBdr>
              <w:divsChild>
                <w:div w:id="460341615">
                  <w:marLeft w:val="0"/>
                  <w:marRight w:val="0"/>
                  <w:marTop w:val="0"/>
                  <w:marBottom w:val="0"/>
                  <w:divBdr>
                    <w:top w:val="none" w:sz="0" w:space="0" w:color="auto"/>
                    <w:left w:val="none" w:sz="0" w:space="0" w:color="auto"/>
                    <w:bottom w:val="none" w:sz="0" w:space="0" w:color="auto"/>
                    <w:right w:val="none" w:sz="0" w:space="0" w:color="auto"/>
                  </w:divBdr>
                  <w:divsChild>
                    <w:div w:id="774403471">
                      <w:marLeft w:val="0"/>
                      <w:marRight w:val="0"/>
                      <w:marTop w:val="0"/>
                      <w:marBottom w:val="0"/>
                      <w:divBdr>
                        <w:top w:val="none" w:sz="0" w:space="0" w:color="auto"/>
                        <w:left w:val="none" w:sz="0" w:space="0" w:color="auto"/>
                        <w:bottom w:val="none" w:sz="0" w:space="0" w:color="auto"/>
                        <w:right w:val="none" w:sz="0" w:space="0" w:color="auto"/>
                      </w:divBdr>
                      <w:divsChild>
                        <w:div w:id="1248460894">
                          <w:marLeft w:val="0"/>
                          <w:marRight w:val="0"/>
                          <w:marTop w:val="0"/>
                          <w:marBottom w:val="0"/>
                          <w:divBdr>
                            <w:top w:val="none" w:sz="0" w:space="0" w:color="auto"/>
                            <w:left w:val="none" w:sz="0" w:space="0" w:color="auto"/>
                            <w:bottom w:val="none" w:sz="0" w:space="0" w:color="auto"/>
                            <w:right w:val="none" w:sz="0" w:space="0" w:color="auto"/>
                          </w:divBdr>
                          <w:divsChild>
                            <w:div w:id="73762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0536888">
      <w:bodyDiv w:val="1"/>
      <w:marLeft w:val="0"/>
      <w:marRight w:val="0"/>
      <w:marTop w:val="0"/>
      <w:marBottom w:val="0"/>
      <w:divBdr>
        <w:top w:val="none" w:sz="0" w:space="0" w:color="auto"/>
        <w:left w:val="none" w:sz="0" w:space="0" w:color="auto"/>
        <w:bottom w:val="none" w:sz="0" w:space="0" w:color="auto"/>
        <w:right w:val="none" w:sz="0" w:space="0" w:color="auto"/>
      </w:divBdr>
    </w:div>
    <w:div w:id="812333566">
      <w:bodyDiv w:val="1"/>
      <w:marLeft w:val="0"/>
      <w:marRight w:val="0"/>
      <w:marTop w:val="0"/>
      <w:marBottom w:val="0"/>
      <w:divBdr>
        <w:top w:val="none" w:sz="0" w:space="0" w:color="auto"/>
        <w:left w:val="none" w:sz="0" w:space="0" w:color="auto"/>
        <w:bottom w:val="none" w:sz="0" w:space="0" w:color="auto"/>
        <w:right w:val="none" w:sz="0" w:space="0" w:color="auto"/>
      </w:divBdr>
    </w:div>
    <w:div w:id="869491993">
      <w:bodyDiv w:val="1"/>
      <w:marLeft w:val="0"/>
      <w:marRight w:val="0"/>
      <w:marTop w:val="0"/>
      <w:marBottom w:val="0"/>
      <w:divBdr>
        <w:top w:val="none" w:sz="0" w:space="0" w:color="auto"/>
        <w:left w:val="none" w:sz="0" w:space="0" w:color="auto"/>
        <w:bottom w:val="none" w:sz="0" w:space="0" w:color="auto"/>
        <w:right w:val="none" w:sz="0" w:space="0" w:color="auto"/>
      </w:divBdr>
      <w:divsChild>
        <w:div w:id="121535791">
          <w:marLeft w:val="0"/>
          <w:marRight w:val="0"/>
          <w:marTop w:val="360"/>
          <w:marBottom w:val="0"/>
          <w:divBdr>
            <w:top w:val="none" w:sz="0" w:space="0" w:color="auto"/>
            <w:left w:val="none" w:sz="0" w:space="0" w:color="auto"/>
            <w:bottom w:val="none" w:sz="0" w:space="0" w:color="auto"/>
            <w:right w:val="none" w:sz="0" w:space="0" w:color="auto"/>
          </w:divBdr>
        </w:div>
        <w:div w:id="260457361">
          <w:marLeft w:val="0"/>
          <w:marRight w:val="0"/>
          <w:marTop w:val="360"/>
          <w:marBottom w:val="0"/>
          <w:divBdr>
            <w:top w:val="none" w:sz="0" w:space="0" w:color="auto"/>
            <w:left w:val="none" w:sz="0" w:space="0" w:color="auto"/>
            <w:bottom w:val="none" w:sz="0" w:space="0" w:color="auto"/>
            <w:right w:val="none" w:sz="0" w:space="0" w:color="auto"/>
          </w:divBdr>
        </w:div>
        <w:div w:id="343628107">
          <w:marLeft w:val="0"/>
          <w:marRight w:val="0"/>
          <w:marTop w:val="360"/>
          <w:marBottom w:val="0"/>
          <w:divBdr>
            <w:top w:val="none" w:sz="0" w:space="0" w:color="auto"/>
            <w:left w:val="none" w:sz="0" w:space="0" w:color="auto"/>
            <w:bottom w:val="none" w:sz="0" w:space="0" w:color="auto"/>
            <w:right w:val="none" w:sz="0" w:space="0" w:color="auto"/>
          </w:divBdr>
        </w:div>
        <w:div w:id="449325641">
          <w:marLeft w:val="0"/>
          <w:marRight w:val="0"/>
          <w:marTop w:val="360"/>
          <w:marBottom w:val="0"/>
          <w:divBdr>
            <w:top w:val="none" w:sz="0" w:space="0" w:color="auto"/>
            <w:left w:val="none" w:sz="0" w:space="0" w:color="auto"/>
            <w:bottom w:val="none" w:sz="0" w:space="0" w:color="auto"/>
            <w:right w:val="none" w:sz="0" w:space="0" w:color="auto"/>
          </w:divBdr>
        </w:div>
        <w:div w:id="634874285">
          <w:marLeft w:val="0"/>
          <w:marRight w:val="0"/>
          <w:marTop w:val="360"/>
          <w:marBottom w:val="0"/>
          <w:divBdr>
            <w:top w:val="none" w:sz="0" w:space="0" w:color="auto"/>
            <w:left w:val="none" w:sz="0" w:space="0" w:color="auto"/>
            <w:bottom w:val="none" w:sz="0" w:space="0" w:color="auto"/>
            <w:right w:val="none" w:sz="0" w:space="0" w:color="auto"/>
          </w:divBdr>
        </w:div>
        <w:div w:id="686565830">
          <w:marLeft w:val="0"/>
          <w:marRight w:val="0"/>
          <w:marTop w:val="360"/>
          <w:marBottom w:val="0"/>
          <w:divBdr>
            <w:top w:val="none" w:sz="0" w:space="0" w:color="auto"/>
            <w:left w:val="none" w:sz="0" w:space="0" w:color="auto"/>
            <w:bottom w:val="none" w:sz="0" w:space="0" w:color="auto"/>
            <w:right w:val="none" w:sz="0" w:space="0" w:color="auto"/>
          </w:divBdr>
        </w:div>
        <w:div w:id="780954215">
          <w:marLeft w:val="0"/>
          <w:marRight w:val="0"/>
          <w:marTop w:val="360"/>
          <w:marBottom w:val="0"/>
          <w:divBdr>
            <w:top w:val="none" w:sz="0" w:space="0" w:color="auto"/>
            <w:left w:val="none" w:sz="0" w:space="0" w:color="auto"/>
            <w:bottom w:val="none" w:sz="0" w:space="0" w:color="auto"/>
            <w:right w:val="none" w:sz="0" w:space="0" w:color="auto"/>
          </w:divBdr>
        </w:div>
        <w:div w:id="1140228037">
          <w:marLeft w:val="-75"/>
          <w:marRight w:val="0"/>
          <w:marTop w:val="480"/>
          <w:marBottom w:val="360"/>
          <w:divBdr>
            <w:top w:val="none" w:sz="0" w:space="0" w:color="auto"/>
            <w:left w:val="none" w:sz="0" w:space="0" w:color="auto"/>
            <w:bottom w:val="none" w:sz="0" w:space="0" w:color="auto"/>
            <w:right w:val="none" w:sz="0" w:space="0" w:color="auto"/>
          </w:divBdr>
        </w:div>
        <w:div w:id="1219707706">
          <w:marLeft w:val="-75"/>
          <w:marRight w:val="0"/>
          <w:marTop w:val="480"/>
          <w:marBottom w:val="360"/>
          <w:divBdr>
            <w:top w:val="none" w:sz="0" w:space="0" w:color="auto"/>
            <w:left w:val="none" w:sz="0" w:space="0" w:color="auto"/>
            <w:bottom w:val="none" w:sz="0" w:space="0" w:color="auto"/>
            <w:right w:val="none" w:sz="0" w:space="0" w:color="auto"/>
          </w:divBdr>
        </w:div>
        <w:div w:id="1264457547">
          <w:marLeft w:val="0"/>
          <w:marRight w:val="0"/>
          <w:marTop w:val="360"/>
          <w:marBottom w:val="0"/>
          <w:divBdr>
            <w:top w:val="none" w:sz="0" w:space="0" w:color="auto"/>
            <w:left w:val="none" w:sz="0" w:space="0" w:color="auto"/>
            <w:bottom w:val="none" w:sz="0" w:space="0" w:color="auto"/>
            <w:right w:val="none" w:sz="0" w:space="0" w:color="auto"/>
          </w:divBdr>
        </w:div>
        <w:div w:id="1342974095">
          <w:marLeft w:val="0"/>
          <w:marRight w:val="0"/>
          <w:marTop w:val="360"/>
          <w:marBottom w:val="0"/>
          <w:divBdr>
            <w:top w:val="none" w:sz="0" w:space="0" w:color="auto"/>
            <w:left w:val="none" w:sz="0" w:space="0" w:color="auto"/>
            <w:bottom w:val="none" w:sz="0" w:space="0" w:color="auto"/>
            <w:right w:val="none" w:sz="0" w:space="0" w:color="auto"/>
          </w:divBdr>
        </w:div>
        <w:div w:id="1889412254">
          <w:marLeft w:val="0"/>
          <w:marRight w:val="0"/>
          <w:marTop w:val="360"/>
          <w:marBottom w:val="0"/>
          <w:divBdr>
            <w:top w:val="none" w:sz="0" w:space="0" w:color="auto"/>
            <w:left w:val="none" w:sz="0" w:space="0" w:color="auto"/>
            <w:bottom w:val="none" w:sz="0" w:space="0" w:color="auto"/>
            <w:right w:val="none" w:sz="0" w:space="0" w:color="auto"/>
          </w:divBdr>
        </w:div>
      </w:divsChild>
    </w:div>
    <w:div w:id="1014260758">
      <w:bodyDiv w:val="1"/>
      <w:marLeft w:val="0"/>
      <w:marRight w:val="0"/>
      <w:marTop w:val="0"/>
      <w:marBottom w:val="0"/>
      <w:divBdr>
        <w:top w:val="none" w:sz="0" w:space="0" w:color="auto"/>
        <w:left w:val="none" w:sz="0" w:space="0" w:color="auto"/>
        <w:bottom w:val="none" w:sz="0" w:space="0" w:color="auto"/>
        <w:right w:val="none" w:sz="0" w:space="0" w:color="auto"/>
      </w:divBdr>
    </w:div>
    <w:div w:id="1035278573">
      <w:bodyDiv w:val="1"/>
      <w:marLeft w:val="0"/>
      <w:marRight w:val="0"/>
      <w:marTop w:val="0"/>
      <w:marBottom w:val="0"/>
      <w:divBdr>
        <w:top w:val="none" w:sz="0" w:space="0" w:color="auto"/>
        <w:left w:val="none" w:sz="0" w:space="0" w:color="auto"/>
        <w:bottom w:val="none" w:sz="0" w:space="0" w:color="auto"/>
        <w:right w:val="none" w:sz="0" w:space="0" w:color="auto"/>
      </w:divBdr>
    </w:div>
    <w:div w:id="1085881043">
      <w:bodyDiv w:val="1"/>
      <w:marLeft w:val="0"/>
      <w:marRight w:val="0"/>
      <w:marTop w:val="0"/>
      <w:marBottom w:val="0"/>
      <w:divBdr>
        <w:top w:val="none" w:sz="0" w:space="0" w:color="auto"/>
        <w:left w:val="none" w:sz="0" w:space="0" w:color="auto"/>
        <w:bottom w:val="none" w:sz="0" w:space="0" w:color="auto"/>
        <w:right w:val="none" w:sz="0" w:space="0" w:color="auto"/>
      </w:divBdr>
      <w:divsChild>
        <w:div w:id="598220900">
          <w:marLeft w:val="0"/>
          <w:marRight w:val="0"/>
          <w:marTop w:val="0"/>
          <w:marBottom w:val="0"/>
          <w:divBdr>
            <w:top w:val="none" w:sz="0" w:space="0" w:color="auto"/>
            <w:left w:val="none" w:sz="0" w:space="0" w:color="auto"/>
            <w:bottom w:val="none" w:sz="0" w:space="0" w:color="auto"/>
            <w:right w:val="none" w:sz="0" w:space="0" w:color="auto"/>
          </w:divBdr>
          <w:divsChild>
            <w:div w:id="2110465518">
              <w:marLeft w:val="0"/>
              <w:marRight w:val="0"/>
              <w:marTop w:val="0"/>
              <w:marBottom w:val="0"/>
              <w:divBdr>
                <w:top w:val="none" w:sz="0" w:space="0" w:color="auto"/>
                <w:left w:val="none" w:sz="0" w:space="0" w:color="auto"/>
                <w:bottom w:val="none" w:sz="0" w:space="0" w:color="auto"/>
                <w:right w:val="none" w:sz="0" w:space="0" w:color="auto"/>
              </w:divBdr>
              <w:divsChild>
                <w:div w:id="1635528203">
                  <w:marLeft w:val="0"/>
                  <w:marRight w:val="0"/>
                  <w:marTop w:val="0"/>
                  <w:marBottom w:val="0"/>
                  <w:divBdr>
                    <w:top w:val="none" w:sz="0" w:space="0" w:color="auto"/>
                    <w:left w:val="none" w:sz="0" w:space="0" w:color="auto"/>
                    <w:bottom w:val="none" w:sz="0" w:space="0" w:color="auto"/>
                    <w:right w:val="none" w:sz="0" w:space="0" w:color="auto"/>
                  </w:divBdr>
                  <w:divsChild>
                    <w:div w:id="429856892">
                      <w:marLeft w:val="0"/>
                      <w:marRight w:val="0"/>
                      <w:marTop w:val="0"/>
                      <w:marBottom w:val="0"/>
                      <w:divBdr>
                        <w:top w:val="none" w:sz="0" w:space="0" w:color="auto"/>
                        <w:left w:val="none" w:sz="0" w:space="0" w:color="auto"/>
                        <w:bottom w:val="none" w:sz="0" w:space="0" w:color="auto"/>
                        <w:right w:val="none" w:sz="0" w:space="0" w:color="auto"/>
                      </w:divBdr>
                      <w:divsChild>
                        <w:div w:id="1163400080">
                          <w:marLeft w:val="0"/>
                          <w:marRight w:val="0"/>
                          <w:marTop w:val="0"/>
                          <w:marBottom w:val="0"/>
                          <w:divBdr>
                            <w:top w:val="none" w:sz="0" w:space="0" w:color="auto"/>
                            <w:left w:val="none" w:sz="0" w:space="0" w:color="auto"/>
                            <w:bottom w:val="none" w:sz="0" w:space="0" w:color="auto"/>
                            <w:right w:val="none" w:sz="0" w:space="0" w:color="auto"/>
                          </w:divBdr>
                          <w:divsChild>
                            <w:div w:id="152616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5242867">
          <w:marLeft w:val="0"/>
          <w:marRight w:val="0"/>
          <w:marTop w:val="0"/>
          <w:marBottom w:val="0"/>
          <w:divBdr>
            <w:top w:val="none" w:sz="0" w:space="0" w:color="auto"/>
            <w:left w:val="none" w:sz="0" w:space="0" w:color="auto"/>
            <w:bottom w:val="none" w:sz="0" w:space="0" w:color="auto"/>
            <w:right w:val="none" w:sz="0" w:space="0" w:color="auto"/>
          </w:divBdr>
          <w:divsChild>
            <w:div w:id="1438064293">
              <w:marLeft w:val="0"/>
              <w:marRight w:val="0"/>
              <w:marTop w:val="0"/>
              <w:marBottom w:val="0"/>
              <w:divBdr>
                <w:top w:val="none" w:sz="0" w:space="0" w:color="auto"/>
                <w:left w:val="none" w:sz="0" w:space="0" w:color="auto"/>
                <w:bottom w:val="none" w:sz="0" w:space="0" w:color="auto"/>
                <w:right w:val="none" w:sz="0" w:space="0" w:color="auto"/>
              </w:divBdr>
              <w:divsChild>
                <w:div w:id="1859274035">
                  <w:marLeft w:val="0"/>
                  <w:marRight w:val="0"/>
                  <w:marTop w:val="0"/>
                  <w:marBottom w:val="0"/>
                  <w:divBdr>
                    <w:top w:val="none" w:sz="0" w:space="0" w:color="auto"/>
                    <w:left w:val="none" w:sz="0" w:space="0" w:color="auto"/>
                    <w:bottom w:val="none" w:sz="0" w:space="0" w:color="auto"/>
                    <w:right w:val="none" w:sz="0" w:space="0" w:color="auto"/>
                  </w:divBdr>
                </w:div>
              </w:divsChild>
            </w:div>
            <w:div w:id="1618870301">
              <w:marLeft w:val="0"/>
              <w:marRight w:val="0"/>
              <w:marTop w:val="0"/>
              <w:marBottom w:val="0"/>
              <w:divBdr>
                <w:top w:val="none" w:sz="0" w:space="0" w:color="auto"/>
                <w:left w:val="none" w:sz="0" w:space="0" w:color="auto"/>
                <w:bottom w:val="none" w:sz="0" w:space="0" w:color="auto"/>
                <w:right w:val="none" w:sz="0" w:space="0" w:color="auto"/>
              </w:divBdr>
              <w:divsChild>
                <w:div w:id="354619499">
                  <w:marLeft w:val="0"/>
                  <w:marRight w:val="0"/>
                  <w:marTop w:val="0"/>
                  <w:marBottom w:val="0"/>
                  <w:divBdr>
                    <w:top w:val="none" w:sz="0" w:space="0" w:color="auto"/>
                    <w:left w:val="none" w:sz="0" w:space="0" w:color="auto"/>
                    <w:bottom w:val="none" w:sz="0" w:space="0" w:color="auto"/>
                    <w:right w:val="none" w:sz="0" w:space="0" w:color="auto"/>
                  </w:divBdr>
                  <w:divsChild>
                    <w:div w:id="2144153147">
                      <w:marLeft w:val="0"/>
                      <w:marRight w:val="0"/>
                      <w:marTop w:val="0"/>
                      <w:marBottom w:val="0"/>
                      <w:divBdr>
                        <w:top w:val="none" w:sz="0" w:space="0" w:color="auto"/>
                        <w:left w:val="none" w:sz="0" w:space="0" w:color="auto"/>
                        <w:bottom w:val="none" w:sz="0" w:space="0" w:color="auto"/>
                        <w:right w:val="none" w:sz="0" w:space="0" w:color="auto"/>
                      </w:divBdr>
                      <w:divsChild>
                        <w:div w:id="306516616">
                          <w:marLeft w:val="0"/>
                          <w:marRight w:val="0"/>
                          <w:marTop w:val="0"/>
                          <w:marBottom w:val="0"/>
                          <w:divBdr>
                            <w:top w:val="none" w:sz="0" w:space="0" w:color="auto"/>
                            <w:left w:val="none" w:sz="0" w:space="0" w:color="auto"/>
                            <w:bottom w:val="none" w:sz="0" w:space="0" w:color="auto"/>
                            <w:right w:val="none" w:sz="0" w:space="0" w:color="auto"/>
                          </w:divBdr>
                          <w:divsChild>
                            <w:div w:id="645669033">
                              <w:marLeft w:val="0"/>
                              <w:marRight w:val="0"/>
                              <w:marTop w:val="0"/>
                              <w:marBottom w:val="0"/>
                              <w:divBdr>
                                <w:top w:val="none" w:sz="0" w:space="0" w:color="auto"/>
                                <w:left w:val="none" w:sz="0" w:space="0" w:color="auto"/>
                                <w:bottom w:val="none" w:sz="0" w:space="0" w:color="auto"/>
                                <w:right w:val="none" w:sz="0" w:space="0" w:color="auto"/>
                              </w:divBdr>
                              <w:divsChild>
                                <w:div w:id="155746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768783">
                          <w:marLeft w:val="0"/>
                          <w:marRight w:val="0"/>
                          <w:marTop w:val="0"/>
                          <w:marBottom w:val="0"/>
                          <w:divBdr>
                            <w:top w:val="none" w:sz="0" w:space="0" w:color="auto"/>
                            <w:left w:val="none" w:sz="0" w:space="0" w:color="auto"/>
                            <w:bottom w:val="none" w:sz="0" w:space="0" w:color="auto"/>
                            <w:right w:val="none" w:sz="0" w:space="0" w:color="auto"/>
                          </w:divBdr>
                          <w:divsChild>
                            <w:div w:id="1686055818">
                              <w:marLeft w:val="0"/>
                              <w:marRight w:val="0"/>
                              <w:marTop w:val="0"/>
                              <w:marBottom w:val="0"/>
                              <w:divBdr>
                                <w:top w:val="none" w:sz="0" w:space="0" w:color="auto"/>
                                <w:left w:val="none" w:sz="0" w:space="0" w:color="auto"/>
                                <w:bottom w:val="none" w:sz="0" w:space="0" w:color="auto"/>
                                <w:right w:val="none" w:sz="0" w:space="0" w:color="auto"/>
                              </w:divBdr>
                              <w:divsChild>
                                <w:div w:id="1891455431">
                                  <w:marLeft w:val="0"/>
                                  <w:marRight w:val="0"/>
                                  <w:marTop w:val="0"/>
                                  <w:marBottom w:val="0"/>
                                  <w:divBdr>
                                    <w:top w:val="none" w:sz="0" w:space="0" w:color="auto"/>
                                    <w:left w:val="none" w:sz="0" w:space="0" w:color="auto"/>
                                    <w:bottom w:val="none" w:sz="0" w:space="0" w:color="auto"/>
                                    <w:right w:val="none" w:sz="0" w:space="0" w:color="auto"/>
                                  </w:divBdr>
                                  <w:divsChild>
                                    <w:div w:id="176025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5997380">
      <w:bodyDiv w:val="1"/>
      <w:marLeft w:val="0"/>
      <w:marRight w:val="0"/>
      <w:marTop w:val="0"/>
      <w:marBottom w:val="0"/>
      <w:divBdr>
        <w:top w:val="none" w:sz="0" w:space="0" w:color="auto"/>
        <w:left w:val="none" w:sz="0" w:space="0" w:color="auto"/>
        <w:bottom w:val="none" w:sz="0" w:space="0" w:color="auto"/>
        <w:right w:val="none" w:sz="0" w:space="0" w:color="auto"/>
      </w:divBdr>
    </w:div>
    <w:div w:id="1145702193">
      <w:bodyDiv w:val="1"/>
      <w:marLeft w:val="0"/>
      <w:marRight w:val="0"/>
      <w:marTop w:val="0"/>
      <w:marBottom w:val="0"/>
      <w:divBdr>
        <w:top w:val="none" w:sz="0" w:space="0" w:color="auto"/>
        <w:left w:val="none" w:sz="0" w:space="0" w:color="auto"/>
        <w:bottom w:val="none" w:sz="0" w:space="0" w:color="auto"/>
        <w:right w:val="none" w:sz="0" w:space="0" w:color="auto"/>
      </w:divBdr>
    </w:div>
    <w:div w:id="1169906346">
      <w:bodyDiv w:val="1"/>
      <w:marLeft w:val="0"/>
      <w:marRight w:val="0"/>
      <w:marTop w:val="0"/>
      <w:marBottom w:val="0"/>
      <w:divBdr>
        <w:top w:val="none" w:sz="0" w:space="0" w:color="auto"/>
        <w:left w:val="none" w:sz="0" w:space="0" w:color="auto"/>
        <w:bottom w:val="none" w:sz="0" w:space="0" w:color="auto"/>
        <w:right w:val="none" w:sz="0" w:space="0" w:color="auto"/>
      </w:divBdr>
    </w:div>
    <w:div w:id="1177304755">
      <w:bodyDiv w:val="1"/>
      <w:marLeft w:val="0"/>
      <w:marRight w:val="0"/>
      <w:marTop w:val="0"/>
      <w:marBottom w:val="0"/>
      <w:divBdr>
        <w:top w:val="none" w:sz="0" w:space="0" w:color="auto"/>
        <w:left w:val="none" w:sz="0" w:space="0" w:color="auto"/>
        <w:bottom w:val="none" w:sz="0" w:space="0" w:color="auto"/>
        <w:right w:val="none" w:sz="0" w:space="0" w:color="auto"/>
      </w:divBdr>
      <w:divsChild>
        <w:div w:id="1877085664">
          <w:marLeft w:val="0"/>
          <w:marRight w:val="0"/>
          <w:marTop w:val="0"/>
          <w:marBottom w:val="0"/>
          <w:divBdr>
            <w:top w:val="none" w:sz="0" w:space="0" w:color="auto"/>
            <w:left w:val="none" w:sz="0" w:space="0" w:color="auto"/>
            <w:bottom w:val="none" w:sz="0" w:space="0" w:color="auto"/>
            <w:right w:val="none" w:sz="0" w:space="0" w:color="auto"/>
          </w:divBdr>
        </w:div>
      </w:divsChild>
    </w:div>
    <w:div w:id="1242061746">
      <w:bodyDiv w:val="1"/>
      <w:marLeft w:val="0"/>
      <w:marRight w:val="0"/>
      <w:marTop w:val="0"/>
      <w:marBottom w:val="0"/>
      <w:divBdr>
        <w:top w:val="none" w:sz="0" w:space="0" w:color="auto"/>
        <w:left w:val="none" w:sz="0" w:space="0" w:color="auto"/>
        <w:bottom w:val="none" w:sz="0" w:space="0" w:color="auto"/>
        <w:right w:val="none" w:sz="0" w:space="0" w:color="auto"/>
      </w:divBdr>
    </w:div>
    <w:div w:id="1263684091">
      <w:bodyDiv w:val="1"/>
      <w:marLeft w:val="0"/>
      <w:marRight w:val="0"/>
      <w:marTop w:val="0"/>
      <w:marBottom w:val="0"/>
      <w:divBdr>
        <w:top w:val="none" w:sz="0" w:space="0" w:color="auto"/>
        <w:left w:val="none" w:sz="0" w:space="0" w:color="auto"/>
        <w:bottom w:val="none" w:sz="0" w:space="0" w:color="auto"/>
        <w:right w:val="none" w:sz="0" w:space="0" w:color="auto"/>
      </w:divBdr>
      <w:divsChild>
        <w:div w:id="103813597">
          <w:marLeft w:val="0"/>
          <w:marRight w:val="0"/>
          <w:marTop w:val="360"/>
          <w:marBottom w:val="0"/>
          <w:divBdr>
            <w:top w:val="none" w:sz="0" w:space="0" w:color="auto"/>
            <w:left w:val="none" w:sz="0" w:space="0" w:color="auto"/>
            <w:bottom w:val="none" w:sz="0" w:space="0" w:color="auto"/>
            <w:right w:val="none" w:sz="0" w:space="0" w:color="auto"/>
          </w:divBdr>
        </w:div>
        <w:div w:id="156071650">
          <w:marLeft w:val="0"/>
          <w:marRight w:val="0"/>
          <w:marTop w:val="360"/>
          <w:marBottom w:val="0"/>
          <w:divBdr>
            <w:top w:val="none" w:sz="0" w:space="0" w:color="auto"/>
            <w:left w:val="none" w:sz="0" w:space="0" w:color="auto"/>
            <w:bottom w:val="none" w:sz="0" w:space="0" w:color="auto"/>
            <w:right w:val="none" w:sz="0" w:space="0" w:color="auto"/>
          </w:divBdr>
        </w:div>
        <w:div w:id="373507585">
          <w:marLeft w:val="0"/>
          <w:marRight w:val="0"/>
          <w:marTop w:val="360"/>
          <w:marBottom w:val="0"/>
          <w:divBdr>
            <w:top w:val="none" w:sz="0" w:space="0" w:color="auto"/>
            <w:left w:val="none" w:sz="0" w:space="0" w:color="auto"/>
            <w:bottom w:val="none" w:sz="0" w:space="0" w:color="auto"/>
            <w:right w:val="none" w:sz="0" w:space="0" w:color="auto"/>
          </w:divBdr>
        </w:div>
        <w:div w:id="547227131">
          <w:marLeft w:val="0"/>
          <w:marRight w:val="0"/>
          <w:marTop w:val="360"/>
          <w:marBottom w:val="0"/>
          <w:divBdr>
            <w:top w:val="none" w:sz="0" w:space="0" w:color="auto"/>
            <w:left w:val="none" w:sz="0" w:space="0" w:color="auto"/>
            <w:bottom w:val="none" w:sz="0" w:space="0" w:color="auto"/>
            <w:right w:val="none" w:sz="0" w:space="0" w:color="auto"/>
          </w:divBdr>
        </w:div>
        <w:div w:id="1040129455">
          <w:marLeft w:val="0"/>
          <w:marRight w:val="0"/>
          <w:marTop w:val="360"/>
          <w:marBottom w:val="0"/>
          <w:divBdr>
            <w:top w:val="none" w:sz="0" w:space="0" w:color="auto"/>
            <w:left w:val="none" w:sz="0" w:space="0" w:color="auto"/>
            <w:bottom w:val="none" w:sz="0" w:space="0" w:color="auto"/>
            <w:right w:val="none" w:sz="0" w:space="0" w:color="auto"/>
          </w:divBdr>
        </w:div>
        <w:div w:id="1059790819">
          <w:marLeft w:val="0"/>
          <w:marRight w:val="0"/>
          <w:marTop w:val="360"/>
          <w:marBottom w:val="0"/>
          <w:divBdr>
            <w:top w:val="none" w:sz="0" w:space="0" w:color="auto"/>
            <w:left w:val="none" w:sz="0" w:space="0" w:color="auto"/>
            <w:bottom w:val="none" w:sz="0" w:space="0" w:color="auto"/>
            <w:right w:val="none" w:sz="0" w:space="0" w:color="auto"/>
          </w:divBdr>
        </w:div>
        <w:div w:id="1448500654">
          <w:marLeft w:val="0"/>
          <w:marRight w:val="0"/>
          <w:marTop w:val="360"/>
          <w:marBottom w:val="0"/>
          <w:divBdr>
            <w:top w:val="none" w:sz="0" w:space="0" w:color="auto"/>
            <w:left w:val="none" w:sz="0" w:space="0" w:color="auto"/>
            <w:bottom w:val="none" w:sz="0" w:space="0" w:color="auto"/>
            <w:right w:val="none" w:sz="0" w:space="0" w:color="auto"/>
          </w:divBdr>
        </w:div>
        <w:div w:id="1657757023">
          <w:marLeft w:val="0"/>
          <w:marRight w:val="0"/>
          <w:marTop w:val="360"/>
          <w:marBottom w:val="0"/>
          <w:divBdr>
            <w:top w:val="none" w:sz="0" w:space="0" w:color="auto"/>
            <w:left w:val="none" w:sz="0" w:space="0" w:color="auto"/>
            <w:bottom w:val="none" w:sz="0" w:space="0" w:color="auto"/>
            <w:right w:val="none" w:sz="0" w:space="0" w:color="auto"/>
          </w:divBdr>
        </w:div>
        <w:div w:id="1827209541">
          <w:marLeft w:val="0"/>
          <w:marRight w:val="0"/>
          <w:marTop w:val="360"/>
          <w:marBottom w:val="0"/>
          <w:divBdr>
            <w:top w:val="none" w:sz="0" w:space="0" w:color="auto"/>
            <w:left w:val="none" w:sz="0" w:space="0" w:color="auto"/>
            <w:bottom w:val="none" w:sz="0" w:space="0" w:color="auto"/>
            <w:right w:val="none" w:sz="0" w:space="0" w:color="auto"/>
          </w:divBdr>
        </w:div>
      </w:divsChild>
    </w:div>
    <w:div w:id="1263950603">
      <w:bodyDiv w:val="1"/>
      <w:marLeft w:val="0"/>
      <w:marRight w:val="0"/>
      <w:marTop w:val="0"/>
      <w:marBottom w:val="0"/>
      <w:divBdr>
        <w:top w:val="none" w:sz="0" w:space="0" w:color="auto"/>
        <w:left w:val="none" w:sz="0" w:space="0" w:color="auto"/>
        <w:bottom w:val="none" w:sz="0" w:space="0" w:color="auto"/>
        <w:right w:val="none" w:sz="0" w:space="0" w:color="auto"/>
      </w:divBdr>
    </w:div>
    <w:div w:id="1355955920">
      <w:bodyDiv w:val="1"/>
      <w:marLeft w:val="0"/>
      <w:marRight w:val="0"/>
      <w:marTop w:val="0"/>
      <w:marBottom w:val="0"/>
      <w:divBdr>
        <w:top w:val="none" w:sz="0" w:space="0" w:color="auto"/>
        <w:left w:val="none" w:sz="0" w:space="0" w:color="auto"/>
        <w:bottom w:val="none" w:sz="0" w:space="0" w:color="auto"/>
        <w:right w:val="none" w:sz="0" w:space="0" w:color="auto"/>
      </w:divBdr>
      <w:divsChild>
        <w:div w:id="1189489111">
          <w:marLeft w:val="0"/>
          <w:marRight w:val="0"/>
          <w:marTop w:val="0"/>
          <w:marBottom w:val="0"/>
          <w:divBdr>
            <w:top w:val="none" w:sz="0" w:space="0" w:color="auto"/>
            <w:left w:val="none" w:sz="0" w:space="0" w:color="auto"/>
            <w:bottom w:val="none" w:sz="0" w:space="0" w:color="auto"/>
            <w:right w:val="none" w:sz="0" w:space="0" w:color="auto"/>
          </w:divBdr>
          <w:divsChild>
            <w:div w:id="1020158670">
              <w:marLeft w:val="0"/>
              <w:marRight w:val="0"/>
              <w:marTop w:val="0"/>
              <w:marBottom w:val="0"/>
              <w:divBdr>
                <w:top w:val="none" w:sz="0" w:space="0" w:color="auto"/>
                <w:left w:val="none" w:sz="0" w:space="0" w:color="auto"/>
                <w:bottom w:val="none" w:sz="0" w:space="0" w:color="auto"/>
                <w:right w:val="none" w:sz="0" w:space="0" w:color="auto"/>
              </w:divBdr>
              <w:divsChild>
                <w:div w:id="1811750906">
                  <w:marLeft w:val="0"/>
                  <w:marRight w:val="0"/>
                  <w:marTop w:val="0"/>
                  <w:marBottom w:val="0"/>
                  <w:divBdr>
                    <w:top w:val="none" w:sz="0" w:space="0" w:color="auto"/>
                    <w:left w:val="none" w:sz="0" w:space="0" w:color="auto"/>
                    <w:bottom w:val="none" w:sz="0" w:space="0" w:color="auto"/>
                    <w:right w:val="none" w:sz="0" w:space="0" w:color="auto"/>
                  </w:divBdr>
                  <w:divsChild>
                    <w:div w:id="1550459432">
                      <w:marLeft w:val="0"/>
                      <w:marRight w:val="0"/>
                      <w:marTop w:val="0"/>
                      <w:marBottom w:val="0"/>
                      <w:divBdr>
                        <w:top w:val="none" w:sz="0" w:space="0" w:color="auto"/>
                        <w:left w:val="none" w:sz="0" w:space="0" w:color="auto"/>
                        <w:bottom w:val="none" w:sz="0" w:space="0" w:color="auto"/>
                        <w:right w:val="none" w:sz="0" w:space="0" w:color="auto"/>
                      </w:divBdr>
                      <w:divsChild>
                        <w:div w:id="192309840">
                          <w:marLeft w:val="0"/>
                          <w:marRight w:val="0"/>
                          <w:marTop w:val="0"/>
                          <w:marBottom w:val="0"/>
                          <w:divBdr>
                            <w:top w:val="none" w:sz="0" w:space="0" w:color="auto"/>
                            <w:left w:val="none" w:sz="0" w:space="0" w:color="auto"/>
                            <w:bottom w:val="none" w:sz="0" w:space="0" w:color="auto"/>
                            <w:right w:val="none" w:sz="0" w:space="0" w:color="auto"/>
                          </w:divBdr>
                          <w:divsChild>
                            <w:div w:id="204175819">
                              <w:marLeft w:val="0"/>
                              <w:marRight w:val="0"/>
                              <w:marTop w:val="0"/>
                              <w:marBottom w:val="0"/>
                              <w:divBdr>
                                <w:top w:val="none" w:sz="0" w:space="0" w:color="auto"/>
                                <w:left w:val="none" w:sz="0" w:space="0" w:color="auto"/>
                                <w:bottom w:val="none" w:sz="0" w:space="0" w:color="auto"/>
                                <w:right w:val="none" w:sz="0" w:space="0" w:color="auto"/>
                              </w:divBdr>
                              <w:divsChild>
                                <w:div w:id="148900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07431">
                          <w:marLeft w:val="0"/>
                          <w:marRight w:val="0"/>
                          <w:marTop w:val="0"/>
                          <w:marBottom w:val="0"/>
                          <w:divBdr>
                            <w:top w:val="none" w:sz="0" w:space="0" w:color="auto"/>
                            <w:left w:val="none" w:sz="0" w:space="0" w:color="auto"/>
                            <w:bottom w:val="none" w:sz="0" w:space="0" w:color="auto"/>
                            <w:right w:val="none" w:sz="0" w:space="0" w:color="auto"/>
                          </w:divBdr>
                          <w:divsChild>
                            <w:div w:id="1061900440">
                              <w:marLeft w:val="0"/>
                              <w:marRight w:val="0"/>
                              <w:marTop w:val="0"/>
                              <w:marBottom w:val="0"/>
                              <w:divBdr>
                                <w:top w:val="none" w:sz="0" w:space="0" w:color="auto"/>
                                <w:left w:val="none" w:sz="0" w:space="0" w:color="auto"/>
                                <w:bottom w:val="none" w:sz="0" w:space="0" w:color="auto"/>
                                <w:right w:val="none" w:sz="0" w:space="0" w:color="auto"/>
                              </w:divBdr>
                              <w:divsChild>
                                <w:div w:id="1239171745">
                                  <w:marLeft w:val="0"/>
                                  <w:marRight w:val="0"/>
                                  <w:marTop w:val="0"/>
                                  <w:marBottom w:val="0"/>
                                  <w:divBdr>
                                    <w:top w:val="none" w:sz="0" w:space="0" w:color="auto"/>
                                    <w:left w:val="none" w:sz="0" w:space="0" w:color="auto"/>
                                    <w:bottom w:val="none" w:sz="0" w:space="0" w:color="auto"/>
                                    <w:right w:val="none" w:sz="0" w:space="0" w:color="auto"/>
                                  </w:divBdr>
                                  <w:divsChild>
                                    <w:div w:id="75609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9471201">
              <w:marLeft w:val="0"/>
              <w:marRight w:val="0"/>
              <w:marTop w:val="0"/>
              <w:marBottom w:val="0"/>
              <w:divBdr>
                <w:top w:val="none" w:sz="0" w:space="0" w:color="auto"/>
                <w:left w:val="none" w:sz="0" w:space="0" w:color="auto"/>
                <w:bottom w:val="none" w:sz="0" w:space="0" w:color="auto"/>
                <w:right w:val="none" w:sz="0" w:space="0" w:color="auto"/>
              </w:divBdr>
              <w:divsChild>
                <w:div w:id="28149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996776">
          <w:marLeft w:val="0"/>
          <w:marRight w:val="0"/>
          <w:marTop w:val="0"/>
          <w:marBottom w:val="0"/>
          <w:divBdr>
            <w:top w:val="none" w:sz="0" w:space="0" w:color="auto"/>
            <w:left w:val="none" w:sz="0" w:space="0" w:color="auto"/>
            <w:bottom w:val="none" w:sz="0" w:space="0" w:color="auto"/>
            <w:right w:val="none" w:sz="0" w:space="0" w:color="auto"/>
          </w:divBdr>
          <w:divsChild>
            <w:div w:id="249781179">
              <w:marLeft w:val="0"/>
              <w:marRight w:val="0"/>
              <w:marTop w:val="0"/>
              <w:marBottom w:val="0"/>
              <w:divBdr>
                <w:top w:val="none" w:sz="0" w:space="0" w:color="auto"/>
                <w:left w:val="none" w:sz="0" w:space="0" w:color="auto"/>
                <w:bottom w:val="none" w:sz="0" w:space="0" w:color="auto"/>
                <w:right w:val="none" w:sz="0" w:space="0" w:color="auto"/>
              </w:divBdr>
              <w:divsChild>
                <w:div w:id="1890921282">
                  <w:marLeft w:val="0"/>
                  <w:marRight w:val="0"/>
                  <w:marTop w:val="0"/>
                  <w:marBottom w:val="0"/>
                  <w:divBdr>
                    <w:top w:val="none" w:sz="0" w:space="0" w:color="auto"/>
                    <w:left w:val="none" w:sz="0" w:space="0" w:color="auto"/>
                    <w:bottom w:val="none" w:sz="0" w:space="0" w:color="auto"/>
                    <w:right w:val="none" w:sz="0" w:space="0" w:color="auto"/>
                  </w:divBdr>
                  <w:divsChild>
                    <w:div w:id="420762649">
                      <w:marLeft w:val="0"/>
                      <w:marRight w:val="0"/>
                      <w:marTop w:val="0"/>
                      <w:marBottom w:val="0"/>
                      <w:divBdr>
                        <w:top w:val="none" w:sz="0" w:space="0" w:color="auto"/>
                        <w:left w:val="none" w:sz="0" w:space="0" w:color="auto"/>
                        <w:bottom w:val="none" w:sz="0" w:space="0" w:color="auto"/>
                        <w:right w:val="none" w:sz="0" w:space="0" w:color="auto"/>
                      </w:divBdr>
                      <w:divsChild>
                        <w:div w:id="942884666">
                          <w:marLeft w:val="0"/>
                          <w:marRight w:val="0"/>
                          <w:marTop w:val="0"/>
                          <w:marBottom w:val="0"/>
                          <w:divBdr>
                            <w:top w:val="none" w:sz="0" w:space="0" w:color="auto"/>
                            <w:left w:val="none" w:sz="0" w:space="0" w:color="auto"/>
                            <w:bottom w:val="none" w:sz="0" w:space="0" w:color="auto"/>
                            <w:right w:val="none" w:sz="0" w:space="0" w:color="auto"/>
                          </w:divBdr>
                          <w:divsChild>
                            <w:div w:id="56919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7806498">
      <w:bodyDiv w:val="1"/>
      <w:marLeft w:val="0"/>
      <w:marRight w:val="0"/>
      <w:marTop w:val="0"/>
      <w:marBottom w:val="0"/>
      <w:divBdr>
        <w:top w:val="none" w:sz="0" w:space="0" w:color="auto"/>
        <w:left w:val="none" w:sz="0" w:space="0" w:color="auto"/>
        <w:bottom w:val="none" w:sz="0" w:space="0" w:color="auto"/>
        <w:right w:val="none" w:sz="0" w:space="0" w:color="auto"/>
      </w:divBdr>
    </w:div>
    <w:div w:id="1362708635">
      <w:bodyDiv w:val="1"/>
      <w:marLeft w:val="0"/>
      <w:marRight w:val="0"/>
      <w:marTop w:val="0"/>
      <w:marBottom w:val="0"/>
      <w:divBdr>
        <w:top w:val="none" w:sz="0" w:space="0" w:color="auto"/>
        <w:left w:val="none" w:sz="0" w:space="0" w:color="auto"/>
        <w:bottom w:val="none" w:sz="0" w:space="0" w:color="auto"/>
        <w:right w:val="none" w:sz="0" w:space="0" w:color="auto"/>
      </w:divBdr>
      <w:divsChild>
        <w:div w:id="927545343">
          <w:marLeft w:val="0"/>
          <w:marRight w:val="0"/>
          <w:marTop w:val="0"/>
          <w:marBottom w:val="0"/>
          <w:divBdr>
            <w:top w:val="single" w:sz="2" w:space="0" w:color="auto"/>
            <w:left w:val="single" w:sz="2" w:space="0" w:color="auto"/>
            <w:bottom w:val="single" w:sz="2" w:space="0" w:color="auto"/>
            <w:right w:val="single" w:sz="2" w:space="0" w:color="auto"/>
          </w:divBdr>
          <w:divsChild>
            <w:div w:id="1847818290">
              <w:marLeft w:val="0"/>
              <w:marRight w:val="0"/>
              <w:marTop w:val="0"/>
              <w:marBottom w:val="0"/>
              <w:divBdr>
                <w:top w:val="single" w:sz="2" w:space="0" w:color="auto"/>
                <w:left w:val="single" w:sz="2" w:space="0" w:color="auto"/>
                <w:bottom w:val="single" w:sz="2" w:space="0" w:color="auto"/>
                <w:right w:val="single" w:sz="2" w:space="0" w:color="auto"/>
              </w:divBdr>
              <w:divsChild>
                <w:div w:id="727070493">
                  <w:marLeft w:val="0"/>
                  <w:marRight w:val="0"/>
                  <w:marTop w:val="0"/>
                  <w:marBottom w:val="0"/>
                  <w:divBdr>
                    <w:top w:val="single" w:sz="2" w:space="0" w:color="auto"/>
                    <w:left w:val="single" w:sz="2" w:space="0" w:color="auto"/>
                    <w:bottom w:val="single" w:sz="2" w:space="0" w:color="auto"/>
                    <w:right w:val="single" w:sz="2" w:space="0" w:color="auto"/>
                  </w:divBdr>
                </w:div>
              </w:divsChild>
            </w:div>
            <w:div w:id="2079159459">
              <w:marLeft w:val="0"/>
              <w:marRight w:val="0"/>
              <w:marTop w:val="0"/>
              <w:marBottom w:val="0"/>
              <w:divBdr>
                <w:top w:val="single" w:sz="2" w:space="0" w:color="auto"/>
                <w:left w:val="single" w:sz="2" w:space="0" w:color="auto"/>
                <w:bottom w:val="single" w:sz="2" w:space="0" w:color="auto"/>
                <w:right w:val="single" w:sz="2" w:space="0" w:color="auto"/>
              </w:divBdr>
              <w:divsChild>
                <w:div w:id="1477647168">
                  <w:marLeft w:val="0"/>
                  <w:marRight w:val="0"/>
                  <w:marTop w:val="0"/>
                  <w:marBottom w:val="0"/>
                  <w:divBdr>
                    <w:top w:val="single" w:sz="2" w:space="0" w:color="auto"/>
                    <w:left w:val="single" w:sz="2" w:space="0" w:color="auto"/>
                    <w:bottom w:val="single" w:sz="2" w:space="0" w:color="auto"/>
                    <w:right w:val="single" w:sz="2" w:space="0" w:color="auto"/>
                  </w:divBdr>
                  <w:divsChild>
                    <w:div w:id="1399744568">
                      <w:marLeft w:val="0"/>
                      <w:marRight w:val="0"/>
                      <w:marTop w:val="0"/>
                      <w:marBottom w:val="0"/>
                      <w:divBdr>
                        <w:top w:val="single" w:sz="2" w:space="0" w:color="auto"/>
                        <w:left w:val="single" w:sz="2" w:space="0" w:color="auto"/>
                        <w:bottom w:val="single" w:sz="2" w:space="0" w:color="auto"/>
                        <w:right w:val="single" w:sz="2" w:space="0" w:color="auto"/>
                      </w:divBdr>
                      <w:divsChild>
                        <w:div w:id="1387988412">
                          <w:marLeft w:val="0"/>
                          <w:marRight w:val="0"/>
                          <w:marTop w:val="0"/>
                          <w:marBottom w:val="0"/>
                          <w:divBdr>
                            <w:top w:val="single" w:sz="2" w:space="0" w:color="auto"/>
                            <w:left w:val="single" w:sz="2" w:space="0" w:color="auto"/>
                            <w:bottom w:val="single" w:sz="2" w:space="0" w:color="auto"/>
                            <w:right w:val="single" w:sz="2" w:space="0" w:color="auto"/>
                          </w:divBdr>
                          <w:divsChild>
                            <w:div w:id="743068159">
                              <w:marLeft w:val="0"/>
                              <w:marRight w:val="0"/>
                              <w:marTop w:val="0"/>
                              <w:marBottom w:val="0"/>
                              <w:divBdr>
                                <w:top w:val="single" w:sz="2" w:space="0" w:color="auto"/>
                                <w:left w:val="single" w:sz="2" w:space="0" w:color="auto"/>
                                <w:bottom w:val="single" w:sz="2" w:space="0" w:color="auto"/>
                                <w:right w:val="single" w:sz="2" w:space="0" w:color="auto"/>
                              </w:divBdr>
                              <w:divsChild>
                                <w:div w:id="8391247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65571331">
                          <w:marLeft w:val="0"/>
                          <w:marRight w:val="0"/>
                          <w:marTop w:val="0"/>
                          <w:marBottom w:val="0"/>
                          <w:divBdr>
                            <w:top w:val="single" w:sz="2" w:space="0" w:color="auto"/>
                            <w:left w:val="single" w:sz="2" w:space="0" w:color="auto"/>
                            <w:bottom w:val="single" w:sz="2" w:space="0" w:color="auto"/>
                            <w:right w:val="single" w:sz="2" w:space="0" w:color="auto"/>
                          </w:divBdr>
                          <w:divsChild>
                            <w:div w:id="1002971261">
                              <w:marLeft w:val="0"/>
                              <w:marRight w:val="0"/>
                              <w:marTop w:val="0"/>
                              <w:marBottom w:val="0"/>
                              <w:divBdr>
                                <w:top w:val="single" w:sz="2" w:space="0" w:color="auto"/>
                                <w:left w:val="single" w:sz="2" w:space="0" w:color="auto"/>
                                <w:bottom w:val="single" w:sz="2" w:space="0" w:color="auto"/>
                                <w:right w:val="single" w:sz="2" w:space="0" w:color="auto"/>
                              </w:divBdr>
                              <w:divsChild>
                                <w:div w:id="1780417674">
                                  <w:marLeft w:val="0"/>
                                  <w:marRight w:val="0"/>
                                  <w:marTop w:val="0"/>
                                  <w:marBottom w:val="0"/>
                                  <w:divBdr>
                                    <w:top w:val="single" w:sz="2" w:space="0" w:color="auto"/>
                                    <w:left w:val="single" w:sz="2" w:space="0" w:color="auto"/>
                                    <w:bottom w:val="single" w:sz="2" w:space="0" w:color="auto"/>
                                    <w:right w:val="single" w:sz="2" w:space="0" w:color="auto"/>
                                  </w:divBdr>
                                  <w:divsChild>
                                    <w:div w:id="2974166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2056269786">
          <w:marLeft w:val="0"/>
          <w:marRight w:val="0"/>
          <w:marTop w:val="0"/>
          <w:marBottom w:val="0"/>
          <w:divBdr>
            <w:top w:val="single" w:sz="2" w:space="0" w:color="auto"/>
            <w:left w:val="single" w:sz="2" w:space="0" w:color="auto"/>
            <w:bottom w:val="single" w:sz="2" w:space="0" w:color="auto"/>
            <w:right w:val="single" w:sz="2" w:space="0" w:color="auto"/>
          </w:divBdr>
          <w:divsChild>
            <w:div w:id="750346206">
              <w:marLeft w:val="0"/>
              <w:marRight w:val="0"/>
              <w:marTop w:val="0"/>
              <w:marBottom w:val="0"/>
              <w:divBdr>
                <w:top w:val="single" w:sz="2" w:space="0" w:color="auto"/>
                <w:left w:val="single" w:sz="2" w:space="0" w:color="auto"/>
                <w:bottom w:val="single" w:sz="2" w:space="0" w:color="auto"/>
                <w:right w:val="single" w:sz="2" w:space="0" w:color="auto"/>
              </w:divBdr>
              <w:divsChild>
                <w:div w:id="685669736">
                  <w:marLeft w:val="0"/>
                  <w:marRight w:val="0"/>
                  <w:marTop w:val="0"/>
                  <w:marBottom w:val="0"/>
                  <w:divBdr>
                    <w:top w:val="single" w:sz="2" w:space="0" w:color="auto"/>
                    <w:left w:val="single" w:sz="2" w:space="0" w:color="auto"/>
                    <w:bottom w:val="single" w:sz="2" w:space="0" w:color="auto"/>
                    <w:right w:val="single" w:sz="2" w:space="0" w:color="auto"/>
                  </w:divBdr>
                  <w:divsChild>
                    <w:div w:id="1784574411">
                      <w:marLeft w:val="0"/>
                      <w:marRight w:val="0"/>
                      <w:marTop w:val="0"/>
                      <w:marBottom w:val="0"/>
                      <w:divBdr>
                        <w:top w:val="single" w:sz="2" w:space="0" w:color="auto"/>
                        <w:left w:val="single" w:sz="2" w:space="0" w:color="auto"/>
                        <w:bottom w:val="single" w:sz="2" w:space="0" w:color="auto"/>
                        <w:right w:val="single" w:sz="2" w:space="0" w:color="auto"/>
                      </w:divBdr>
                      <w:divsChild>
                        <w:div w:id="1680695272">
                          <w:marLeft w:val="0"/>
                          <w:marRight w:val="0"/>
                          <w:marTop w:val="0"/>
                          <w:marBottom w:val="0"/>
                          <w:divBdr>
                            <w:top w:val="single" w:sz="2" w:space="0" w:color="auto"/>
                            <w:left w:val="single" w:sz="2" w:space="0" w:color="auto"/>
                            <w:bottom w:val="single" w:sz="2" w:space="0" w:color="auto"/>
                            <w:right w:val="single" w:sz="2" w:space="0" w:color="auto"/>
                          </w:divBdr>
                          <w:divsChild>
                            <w:div w:id="10888472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365909574">
      <w:bodyDiv w:val="1"/>
      <w:marLeft w:val="0"/>
      <w:marRight w:val="0"/>
      <w:marTop w:val="0"/>
      <w:marBottom w:val="0"/>
      <w:divBdr>
        <w:top w:val="none" w:sz="0" w:space="0" w:color="auto"/>
        <w:left w:val="none" w:sz="0" w:space="0" w:color="auto"/>
        <w:bottom w:val="none" w:sz="0" w:space="0" w:color="auto"/>
        <w:right w:val="none" w:sz="0" w:space="0" w:color="auto"/>
      </w:divBdr>
      <w:divsChild>
        <w:div w:id="1384864519">
          <w:marLeft w:val="0"/>
          <w:marRight w:val="0"/>
          <w:marTop w:val="0"/>
          <w:marBottom w:val="0"/>
          <w:divBdr>
            <w:top w:val="none" w:sz="0" w:space="0" w:color="auto"/>
            <w:left w:val="none" w:sz="0" w:space="0" w:color="auto"/>
            <w:bottom w:val="none" w:sz="0" w:space="0" w:color="auto"/>
            <w:right w:val="none" w:sz="0" w:space="0" w:color="auto"/>
          </w:divBdr>
        </w:div>
      </w:divsChild>
    </w:div>
    <w:div w:id="1492140928">
      <w:bodyDiv w:val="1"/>
      <w:marLeft w:val="0"/>
      <w:marRight w:val="0"/>
      <w:marTop w:val="0"/>
      <w:marBottom w:val="0"/>
      <w:divBdr>
        <w:top w:val="none" w:sz="0" w:space="0" w:color="auto"/>
        <w:left w:val="none" w:sz="0" w:space="0" w:color="auto"/>
        <w:bottom w:val="none" w:sz="0" w:space="0" w:color="auto"/>
        <w:right w:val="none" w:sz="0" w:space="0" w:color="auto"/>
      </w:divBdr>
      <w:divsChild>
        <w:div w:id="2054895">
          <w:marLeft w:val="0"/>
          <w:marRight w:val="0"/>
          <w:marTop w:val="0"/>
          <w:marBottom w:val="0"/>
          <w:divBdr>
            <w:top w:val="none" w:sz="0" w:space="0" w:color="auto"/>
            <w:left w:val="none" w:sz="0" w:space="0" w:color="auto"/>
            <w:bottom w:val="none" w:sz="0" w:space="0" w:color="auto"/>
            <w:right w:val="none" w:sz="0" w:space="0" w:color="auto"/>
          </w:divBdr>
        </w:div>
        <w:div w:id="2515218">
          <w:marLeft w:val="0"/>
          <w:marRight w:val="0"/>
          <w:marTop w:val="0"/>
          <w:marBottom w:val="0"/>
          <w:divBdr>
            <w:top w:val="none" w:sz="0" w:space="0" w:color="auto"/>
            <w:left w:val="none" w:sz="0" w:space="0" w:color="auto"/>
            <w:bottom w:val="none" w:sz="0" w:space="0" w:color="auto"/>
            <w:right w:val="none" w:sz="0" w:space="0" w:color="auto"/>
          </w:divBdr>
        </w:div>
        <w:div w:id="4481312">
          <w:marLeft w:val="0"/>
          <w:marRight w:val="0"/>
          <w:marTop w:val="0"/>
          <w:marBottom w:val="0"/>
          <w:divBdr>
            <w:top w:val="none" w:sz="0" w:space="0" w:color="auto"/>
            <w:left w:val="none" w:sz="0" w:space="0" w:color="auto"/>
            <w:bottom w:val="none" w:sz="0" w:space="0" w:color="auto"/>
            <w:right w:val="none" w:sz="0" w:space="0" w:color="auto"/>
          </w:divBdr>
        </w:div>
        <w:div w:id="11343198">
          <w:marLeft w:val="0"/>
          <w:marRight w:val="0"/>
          <w:marTop w:val="0"/>
          <w:marBottom w:val="0"/>
          <w:divBdr>
            <w:top w:val="none" w:sz="0" w:space="0" w:color="auto"/>
            <w:left w:val="none" w:sz="0" w:space="0" w:color="auto"/>
            <w:bottom w:val="none" w:sz="0" w:space="0" w:color="auto"/>
            <w:right w:val="none" w:sz="0" w:space="0" w:color="auto"/>
          </w:divBdr>
        </w:div>
        <w:div w:id="21055578">
          <w:marLeft w:val="0"/>
          <w:marRight w:val="0"/>
          <w:marTop w:val="0"/>
          <w:marBottom w:val="0"/>
          <w:divBdr>
            <w:top w:val="none" w:sz="0" w:space="0" w:color="auto"/>
            <w:left w:val="none" w:sz="0" w:space="0" w:color="auto"/>
            <w:bottom w:val="none" w:sz="0" w:space="0" w:color="auto"/>
            <w:right w:val="none" w:sz="0" w:space="0" w:color="auto"/>
          </w:divBdr>
        </w:div>
        <w:div w:id="59669793">
          <w:marLeft w:val="0"/>
          <w:marRight w:val="0"/>
          <w:marTop w:val="0"/>
          <w:marBottom w:val="0"/>
          <w:divBdr>
            <w:top w:val="none" w:sz="0" w:space="0" w:color="auto"/>
            <w:left w:val="none" w:sz="0" w:space="0" w:color="auto"/>
            <w:bottom w:val="none" w:sz="0" w:space="0" w:color="auto"/>
            <w:right w:val="none" w:sz="0" w:space="0" w:color="auto"/>
          </w:divBdr>
        </w:div>
        <w:div w:id="72288855">
          <w:marLeft w:val="0"/>
          <w:marRight w:val="0"/>
          <w:marTop w:val="0"/>
          <w:marBottom w:val="0"/>
          <w:divBdr>
            <w:top w:val="none" w:sz="0" w:space="0" w:color="auto"/>
            <w:left w:val="none" w:sz="0" w:space="0" w:color="auto"/>
            <w:bottom w:val="none" w:sz="0" w:space="0" w:color="auto"/>
            <w:right w:val="none" w:sz="0" w:space="0" w:color="auto"/>
          </w:divBdr>
        </w:div>
        <w:div w:id="120265754">
          <w:marLeft w:val="0"/>
          <w:marRight w:val="0"/>
          <w:marTop w:val="0"/>
          <w:marBottom w:val="0"/>
          <w:divBdr>
            <w:top w:val="none" w:sz="0" w:space="0" w:color="auto"/>
            <w:left w:val="none" w:sz="0" w:space="0" w:color="auto"/>
            <w:bottom w:val="none" w:sz="0" w:space="0" w:color="auto"/>
            <w:right w:val="none" w:sz="0" w:space="0" w:color="auto"/>
          </w:divBdr>
        </w:div>
        <w:div w:id="125973265">
          <w:marLeft w:val="0"/>
          <w:marRight w:val="0"/>
          <w:marTop w:val="0"/>
          <w:marBottom w:val="0"/>
          <w:divBdr>
            <w:top w:val="none" w:sz="0" w:space="0" w:color="auto"/>
            <w:left w:val="none" w:sz="0" w:space="0" w:color="auto"/>
            <w:bottom w:val="none" w:sz="0" w:space="0" w:color="auto"/>
            <w:right w:val="none" w:sz="0" w:space="0" w:color="auto"/>
          </w:divBdr>
        </w:div>
        <w:div w:id="128472529">
          <w:marLeft w:val="0"/>
          <w:marRight w:val="0"/>
          <w:marTop w:val="0"/>
          <w:marBottom w:val="0"/>
          <w:divBdr>
            <w:top w:val="none" w:sz="0" w:space="0" w:color="auto"/>
            <w:left w:val="none" w:sz="0" w:space="0" w:color="auto"/>
            <w:bottom w:val="none" w:sz="0" w:space="0" w:color="auto"/>
            <w:right w:val="none" w:sz="0" w:space="0" w:color="auto"/>
          </w:divBdr>
        </w:div>
        <w:div w:id="130170420">
          <w:marLeft w:val="0"/>
          <w:marRight w:val="0"/>
          <w:marTop w:val="0"/>
          <w:marBottom w:val="0"/>
          <w:divBdr>
            <w:top w:val="none" w:sz="0" w:space="0" w:color="auto"/>
            <w:left w:val="none" w:sz="0" w:space="0" w:color="auto"/>
            <w:bottom w:val="none" w:sz="0" w:space="0" w:color="auto"/>
            <w:right w:val="none" w:sz="0" w:space="0" w:color="auto"/>
          </w:divBdr>
        </w:div>
        <w:div w:id="168101266">
          <w:marLeft w:val="0"/>
          <w:marRight w:val="0"/>
          <w:marTop w:val="0"/>
          <w:marBottom w:val="0"/>
          <w:divBdr>
            <w:top w:val="none" w:sz="0" w:space="0" w:color="auto"/>
            <w:left w:val="none" w:sz="0" w:space="0" w:color="auto"/>
            <w:bottom w:val="none" w:sz="0" w:space="0" w:color="auto"/>
            <w:right w:val="none" w:sz="0" w:space="0" w:color="auto"/>
          </w:divBdr>
        </w:div>
        <w:div w:id="172914591">
          <w:marLeft w:val="0"/>
          <w:marRight w:val="0"/>
          <w:marTop w:val="0"/>
          <w:marBottom w:val="0"/>
          <w:divBdr>
            <w:top w:val="none" w:sz="0" w:space="0" w:color="auto"/>
            <w:left w:val="none" w:sz="0" w:space="0" w:color="auto"/>
            <w:bottom w:val="none" w:sz="0" w:space="0" w:color="auto"/>
            <w:right w:val="none" w:sz="0" w:space="0" w:color="auto"/>
          </w:divBdr>
        </w:div>
        <w:div w:id="179978546">
          <w:marLeft w:val="0"/>
          <w:marRight w:val="0"/>
          <w:marTop w:val="0"/>
          <w:marBottom w:val="0"/>
          <w:divBdr>
            <w:top w:val="none" w:sz="0" w:space="0" w:color="auto"/>
            <w:left w:val="none" w:sz="0" w:space="0" w:color="auto"/>
            <w:bottom w:val="none" w:sz="0" w:space="0" w:color="auto"/>
            <w:right w:val="none" w:sz="0" w:space="0" w:color="auto"/>
          </w:divBdr>
        </w:div>
        <w:div w:id="186677983">
          <w:marLeft w:val="0"/>
          <w:marRight w:val="0"/>
          <w:marTop w:val="0"/>
          <w:marBottom w:val="0"/>
          <w:divBdr>
            <w:top w:val="none" w:sz="0" w:space="0" w:color="auto"/>
            <w:left w:val="none" w:sz="0" w:space="0" w:color="auto"/>
            <w:bottom w:val="none" w:sz="0" w:space="0" w:color="auto"/>
            <w:right w:val="none" w:sz="0" w:space="0" w:color="auto"/>
          </w:divBdr>
        </w:div>
        <w:div w:id="213009146">
          <w:marLeft w:val="0"/>
          <w:marRight w:val="0"/>
          <w:marTop w:val="0"/>
          <w:marBottom w:val="0"/>
          <w:divBdr>
            <w:top w:val="none" w:sz="0" w:space="0" w:color="auto"/>
            <w:left w:val="none" w:sz="0" w:space="0" w:color="auto"/>
            <w:bottom w:val="none" w:sz="0" w:space="0" w:color="auto"/>
            <w:right w:val="none" w:sz="0" w:space="0" w:color="auto"/>
          </w:divBdr>
        </w:div>
        <w:div w:id="219757231">
          <w:marLeft w:val="0"/>
          <w:marRight w:val="0"/>
          <w:marTop w:val="0"/>
          <w:marBottom w:val="0"/>
          <w:divBdr>
            <w:top w:val="none" w:sz="0" w:space="0" w:color="auto"/>
            <w:left w:val="none" w:sz="0" w:space="0" w:color="auto"/>
            <w:bottom w:val="none" w:sz="0" w:space="0" w:color="auto"/>
            <w:right w:val="none" w:sz="0" w:space="0" w:color="auto"/>
          </w:divBdr>
        </w:div>
        <w:div w:id="225721248">
          <w:marLeft w:val="0"/>
          <w:marRight w:val="0"/>
          <w:marTop w:val="0"/>
          <w:marBottom w:val="0"/>
          <w:divBdr>
            <w:top w:val="none" w:sz="0" w:space="0" w:color="auto"/>
            <w:left w:val="none" w:sz="0" w:space="0" w:color="auto"/>
            <w:bottom w:val="none" w:sz="0" w:space="0" w:color="auto"/>
            <w:right w:val="none" w:sz="0" w:space="0" w:color="auto"/>
          </w:divBdr>
        </w:div>
        <w:div w:id="251357631">
          <w:marLeft w:val="0"/>
          <w:marRight w:val="0"/>
          <w:marTop w:val="0"/>
          <w:marBottom w:val="0"/>
          <w:divBdr>
            <w:top w:val="none" w:sz="0" w:space="0" w:color="auto"/>
            <w:left w:val="none" w:sz="0" w:space="0" w:color="auto"/>
            <w:bottom w:val="none" w:sz="0" w:space="0" w:color="auto"/>
            <w:right w:val="none" w:sz="0" w:space="0" w:color="auto"/>
          </w:divBdr>
        </w:div>
        <w:div w:id="264769528">
          <w:marLeft w:val="0"/>
          <w:marRight w:val="0"/>
          <w:marTop w:val="0"/>
          <w:marBottom w:val="0"/>
          <w:divBdr>
            <w:top w:val="none" w:sz="0" w:space="0" w:color="auto"/>
            <w:left w:val="none" w:sz="0" w:space="0" w:color="auto"/>
            <w:bottom w:val="none" w:sz="0" w:space="0" w:color="auto"/>
            <w:right w:val="none" w:sz="0" w:space="0" w:color="auto"/>
          </w:divBdr>
        </w:div>
        <w:div w:id="294332126">
          <w:marLeft w:val="0"/>
          <w:marRight w:val="0"/>
          <w:marTop w:val="0"/>
          <w:marBottom w:val="0"/>
          <w:divBdr>
            <w:top w:val="none" w:sz="0" w:space="0" w:color="auto"/>
            <w:left w:val="none" w:sz="0" w:space="0" w:color="auto"/>
            <w:bottom w:val="none" w:sz="0" w:space="0" w:color="auto"/>
            <w:right w:val="none" w:sz="0" w:space="0" w:color="auto"/>
          </w:divBdr>
        </w:div>
        <w:div w:id="304819189">
          <w:marLeft w:val="0"/>
          <w:marRight w:val="0"/>
          <w:marTop w:val="0"/>
          <w:marBottom w:val="0"/>
          <w:divBdr>
            <w:top w:val="none" w:sz="0" w:space="0" w:color="auto"/>
            <w:left w:val="none" w:sz="0" w:space="0" w:color="auto"/>
            <w:bottom w:val="none" w:sz="0" w:space="0" w:color="auto"/>
            <w:right w:val="none" w:sz="0" w:space="0" w:color="auto"/>
          </w:divBdr>
        </w:div>
        <w:div w:id="327025642">
          <w:marLeft w:val="0"/>
          <w:marRight w:val="0"/>
          <w:marTop w:val="0"/>
          <w:marBottom w:val="0"/>
          <w:divBdr>
            <w:top w:val="none" w:sz="0" w:space="0" w:color="auto"/>
            <w:left w:val="none" w:sz="0" w:space="0" w:color="auto"/>
            <w:bottom w:val="none" w:sz="0" w:space="0" w:color="auto"/>
            <w:right w:val="none" w:sz="0" w:space="0" w:color="auto"/>
          </w:divBdr>
        </w:div>
        <w:div w:id="327367391">
          <w:marLeft w:val="0"/>
          <w:marRight w:val="0"/>
          <w:marTop w:val="0"/>
          <w:marBottom w:val="0"/>
          <w:divBdr>
            <w:top w:val="none" w:sz="0" w:space="0" w:color="auto"/>
            <w:left w:val="none" w:sz="0" w:space="0" w:color="auto"/>
            <w:bottom w:val="none" w:sz="0" w:space="0" w:color="auto"/>
            <w:right w:val="none" w:sz="0" w:space="0" w:color="auto"/>
          </w:divBdr>
        </w:div>
        <w:div w:id="328216977">
          <w:marLeft w:val="0"/>
          <w:marRight w:val="0"/>
          <w:marTop w:val="0"/>
          <w:marBottom w:val="0"/>
          <w:divBdr>
            <w:top w:val="none" w:sz="0" w:space="0" w:color="auto"/>
            <w:left w:val="none" w:sz="0" w:space="0" w:color="auto"/>
            <w:bottom w:val="none" w:sz="0" w:space="0" w:color="auto"/>
            <w:right w:val="none" w:sz="0" w:space="0" w:color="auto"/>
          </w:divBdr>
        </w:div>
        <w:div w:id="331298036">
          <w:marLeft w:val="0"/>
          <w:marRight w:val="0"/>
          <w:marTop w:val="0"/>
          <w:marBottom w:val="0"/>
          <w:divBdr>
            <w:top w:val="none" w:sz="0" w:space="0" w:color="auto"/>
            <w:left w:val="none" w:sz="0" w:space="0" w:color="auto"/>
            <w:bottom w:val="none" w:sz="0" w:space="0" w:color="auto"/>
            <w:right w:val="none" w:sz="0" w:space="0" w:color="auto"/>
          </w:divBdr>
        </w:div>
        <w:div w:id="337661788">
          <w:marLeft w:val="0"/>
          <w:marRight w:val="0"/>
          <w:marTop w:val="0"/>
          <w:marBottom w:val="0"/>
          <w:divBdr>
            <w:top w:val="none" w:sz="0" w:space="0" w:color="auto"/>
            <w:left w:val="none" w:sz="0" w:space="0" w:color="auto"/>
            <w:bottom w:val="none" w:sz="0" w:space="0" w:color="auto"/>
            <w:right w:val="none" w:sz="0" w:space="0" w:color="auto"/>
          </w:divBdr>
        </w:div>
        <w:div w:id="349840975">
          <w:marLeft w:val="0"/>
          <w:marRight w:val="0"/>
          <w:marTop w:val="0"/>
          <w:marBottom w:val="0"/>
          <w:divBdr>
            <w:top w:val="none" w:sz="0" w:space="0" w:color="auto"/>
            <w:left w:val="none" w:sz="0" w:space="0" w:color="auto"/>
            <w:bottom w:val="none" w:sz="0" w:space="0" w:color="auto"/>
            <w:right w:val="none" w:sz="0" w:space="0" w:color="auto"/>
          </w:divBdr>
        </w:div>
        <w:div w:id="356472982">
          <w:marLeft w:val="0"/>
          <w:marRight w:val="0"/>
          <w:marTop w:val="0"/>
          <w:marBottom w:val="0"/>
          <w:divBdr>
            <w:top w:val="none" w:sz="0" w:space="0" w:color="auto"/>
            <w:left w:val="none" w:sz="0" w:space="0" w:color="auto"/>
            <w:bottom w:val="none" w:sz="0" w:space="0" w:color="auto"/>
            <w:right w:val="none" w:sz="0" w:space="0" w:color="auto"/>
          </w:divBdr>
        </w:div>
        <w:div w:id="358048719">
          <w:marLeft w:val="0"/>
          <w:marRight w:val="0"/>
          <w:marTop w:val="0"/>
          <w:marBottom w:val="0"/>
          <w:divBdr>
            <w:top w:val="none" w:sz="0" w:space="0" w:color="auto"/>
            <w:left w:val="none" w:sz="0" w:space="0" w:color="auto"/>
            <w:bottom w:val="none" w:sz="0" w:space="0" w:color="auto"/>
            <w:right w:val="none" w:sz="0" w:space="0" w:color="auto"/>
          </w:divBdr>
        </w:div>
        <w:div w:id="375348466">
          <w:marLeft w:val="0"/>
          <w:marRight w:val="0"/>
          <w:marTop w:val="0"/>
          <w:marBottom w:val="0"/>
          <w:divBdr>
            <w:top w:val="none" w:sz="0" w:space="0" w:color="auto"/>
            <w:left w:val="none" w:sz="0" w:space="0" w:color="auto"/>
            <w:bottom w:val="none" w:sz="0" w:space="0" w:color="auto"/>
            <w:right w:val="none" w:sz="0" w:space="0" w:color="auto"/>
          </w:divBdr>
        </w:div>
        <w:div w:id="378020538">
          <w:marLeft w:val="0"/>
          <w:marRight w:val="0"/>
          <w:marTop w:val="0"/>
          <w:marBottom w:val="0"/>
          <w:divBdr>
            <w:top w:val="none" w:sz="0" w:space="0" w:color="auto"/>
            <w:left w:val="none" w:sz="0" w:space="0" w:color="auto"/>
            <w:bottom w:val="none" w:sz="0" w:space="0" w:color="auto"/>
            <w:right w:val="none" w:sz="0" w:space="0" w:color="auto"/>
          </w:divBdr>
        </w:div>
        <w:div w:id="397289211">
          <w:marLeft w:val="0"/>
          <w:marRight w:val="0"/>
          <w:marTop w:val="0"/>
          <w:marBottom w:val="0"/>
          <w:divBdr>
            <w:top w:val="none" w:sz="0" w:space="0" w:color="auto"/>
            <w:left w:val="none" w:sz="0" w:space="0" w:color="auto"/>
            <w:bottom w:val="none" w:sz="0" w:space="0" w:color="auto"/>
            <w:right w:val="none" w:sz="0" w:space="0" w:color="auto"/>
          </w:divBdr>
        </w:div>
        <w:div w:id="428042717">
          <w:marLeft w:val="0"/>
          <w:marRight w:val="0"/>
          <w:marTop w:val="0"/>
          <w:marBottom w:val="0"/>
          <w:divBdr>
            <w:top w:val="none" w:sz="0" w:space="0" w:color="auto"/>
            <w:left w:val="none" w:sz="0" w:space="0" w:color="auto"/>
            <w:bottom w:val="none" w:sz="0" w:space="0" w:color="auto"/>
            <w:right w:val="none" w:sz="0" w:space="0" w:color="auto"/>
          </w:divBdr>
        </w:div>
        <w:div w:id="431976339">
          <w:marLeft w:val="0"/>
          <w:marRight w:val="0"/>
          <w:marTop w:val="0"/>
          <w:marBottom w:val="0"/>
          <w:divBdr>
            <w:top w:val="none" w:sz="0" w:space="0" w:color="auto"/>
            <w:left w:val="none" w:sz="0" w:space="0" w:color="auto"/>
            <w:bottom w:val="none" w:sz="0" w:space="0" w:color="auto"/>
            <w:right w:val="none" w:sz="0" w:space="0" w:color="auto"/>
          </w:divBdr>
        </w:div>
        <w:div w:id="437602019">
          <w:marLeft w:val="0"/>
          <w:marRight w:val="0"/>
          <w:marTop w:val="0"/>
          <w:marBottom w:val="0"/>
          <w:divBdr>
            <w:top w:val="none" w:sz="0" w:space="0" w:color="auto"/>
            <w:left w:val="none" w:sz="0" w:space="0" w:color="auto"/>
            <w:bottom w:val="none" w:sz="0" w:space="0" w:color="auto"/>
            <w:right w:val="none" w:sz="0" w:space="0" w:color="auto"/>
          </w:divBdr>
        </w:div>
        <w:div w:id="442726131">
          <w:marLeft w:val="0"/>
          <w:marRight w:val="0"/>
          <w:marTop w:val="0"/>
          <w:marBottom w:val="0"/>
          <w:divBdr>
            <w:top w:val="none" w:sz="0" w:space="0" w:color="auto"/>
            <w:left w:val="none" w:sz="0" w:space="0" w:color="auto"/>
            <w:bottom w:val="none" w:sz="0" w:space="0" w:color="auto"/>
            <w:right w:val="none" w:sz="0" w:space="0" w:color="auto"/>
          </w:divBdr>
        </w:div>
        <w:div w:id="447087910">
          <w:marLeft w:val="0"/>
          <w:marRight w:val="0"/>
          <w:marTop w:val="0"/>
          <w:marBottom w:val="0"/>
          <w:divBdr>
            <w:top w:val="none" w:sz="0" w:space="0" w:color="auto"/>
            <w:left w:val="none" w:sz="0" w:space="0" w:color="auto"/>
            <w:bottom w:val="none" w:sz="0" w:space="0" w:color="auto"/>
            <w:right w:val="none" w:sz="0" w:space="0" w:color="auto"/>
          </w:divBdr>
        </w:div>
        <w:div w:id="449712306">
          <w:marLeft w:val="0"/>
          <w:marRight w:val="0"/>
          <w:marTop w:val="0"/>
          <w:marBottom w:val="0"/>
          <w:divBdr>
            <w:top w:val="none" w:sz="0" w:space="0" w:color="auto"/>
            <w:left w:val="none" w:sz="0" w:space="0" w:color="auto"/>
            <w:bottom w:val="none" w:sz="0" w:space="0" w:color="auto"/>
            <w:right w:val="none" w:sz="0" w:space="0" w:color="auto"/>
          </w:divBdr>
        </w:div>
        <w:div w:id="472405673">
          <w:marLeft w:val="0"/>
          <w:marRight w:val="0"/>
          <w:marTop w:val="0"/>
          <w:marBottom w:val="0"/>
          <w:divBdr>
            <w:top w:val="none" w:sz="0" w:space="0" w:color="auto"/>
            <w:left w:val="none" w:sz="0" w:space="0" w:color="auto"/>
            <w:bottom w:val="none" w:sz="0" w:space="0" w:color="auto"/>
            <w:right w:val="none" w:sz="0" w:space="0" w:color="auto"/>
          </w:divBdr>
        </w:div>
        <w:div w:id="496657462">
          <w:marLeft w:val="0"/>
          <w:marRight w:val="0"/>
          <w:marTop w:val="0"/>
          <w:marBottom w:val="0"/>
          <w:divBdr>
            <w:top w:val="none" w:sz="0" w:space="0" w:color="auto"/>
            <w:left w:val="none" w:sz="0" w:space="0" w:color="auto"/>
            <w:bottom w:val="none" w:sz="0" w:space="0" w:color="auto"/>
            <w:right w:val="none" w:sz="0" w:space="0" w:color="auto"/>
          </w:divBdr>
        </w:div>
        <w:div w:id="506410504">
          <w:marLeft w:val="0"/>
          <w:marRight w:val="0"/>
          <w:marTop w:val="0"/>
          <w:marBottom w:val="0"/>
          <w:divBdr>
            <w:top w:val="none" w:sz="0" w:space="0" w:color="auto"/>
            <w:left w:val="none" w:sz="0" w:space="0" w:color="auto"/>
            <w:bottom w:val="none" w:sz="0" w:space="0" w:color="auto"/>
            <w:right w:val="none" w:sz="0" w:space="0" w:color="auto"/>
          </w:divBdr>
        </w:div>
        <w:div w:id="537814685">
          <w:marLeft w:val="0"/>
          <w:marRight w:val="0"/>
          <w:marTop w:val="0"/>
          <w:marBottom w:val="0"/>
          <w:divBdr>
            <w:top w:val="none" w:sz="0" w:space="0" w:color="auto"/>
            <w:left w:val="none" w:sz="0" w:space="0" w:color="auto"/>
            <w:bottom w:val="none" w:sz="0" w:space="0" w:color="auto"/>
            <w:right w:val="none" w:sz="0" w:space="0" w:color="auto"/>
          </w:divBdr>
        </w:div>
        <w:div w:id="539171722">
          <w:marLeft w:val="0"/>
          <w:marRight w:val="0"/>
          <w:marTop w:val="0"/>
          <w:marBottom w:val="0"/>
          <w:divBdr>
            <w:top w:val="none" w:sz="0" w:space="0" w:color="auto"/>
            <w:left w:val="none" w:sz="0" w:space="0" w:color="auto"/>
            <w:bottom w:val="none" w:sz="0" w:space="0" w:color="auto"/>
            <w:right w:val="none" w:sz="0" w:space="0" w:color="auto"/>
          </w:divBdr>
        </w:div>
        <w:div w:id="550463090">
          <w:marLeft w:val="0"/>
          <w:marRight w:val="0"/>
          <w:marTop w:val="0"/>
          <w:marBottom w:val="0"/>
          <w:divBdr>
            <w:top w:val="none" w:sz="0" w:space="0" w:color="auto"/>
            <w:left w:val="none" w:sz="0" w:space="0" w:color="auto"/>
            <w:bottom w:val="none" w:sz="0" w:space="0" w:color="auto"/>
            <w:right w:val="none" w:sz="0" w:space="0" w:color="auto"/>
          </w:divBdr>
        </w:div>
        <w:div w:id="557008879">
          <w:marLeft w:val="0"/>
          <w:marRight w:val="0"/>
          <w:marTop w:val="0"/>
          <w:marBottom w:val="0"/>
          <w:divBdr>
            <w:top w:val="none" w:sz="0" w:space="0" w:color="auto"/>
            <w:left w:val="none" w:sz="0" w:space="0" w:color="auto"/>
            <w:bottom w:val="none" w:sz="0" w:space="0" w:color="auto"/>
            <w:right w:val="none" w:sz="0" w:space="0" w:color="auto"/>
          </w:divBdr>
        </w:div>
        <w:div w:id="560944212">
          <w:marLeft w:val="0"/>
          <w:marRight w:val="0"/>
          <w:marTop w:val="0"/>
          <w:marBottom w:val="0"/>
          <w:divBdr>
            <w:top w:val="none" w:sz="0" w:space="0" w:color="auto"/>
            <w:left w:val="none" w:sz="0" w:space="0" w:color="auto"/>
            <w:bottom w:val="none" w:sz="0" w:space="0" w:color="auto"/>
            <w:right w:val="none" w:sz="0" w:space="0" w:color="auto"/>
          </w:divBdr>
        </w:div>
        <w:div w:id="561864200">
          <w:marLeft w:val="0"/>
          <w:marRight w:val="0"/>
          <w:marTop w:val="0"/>
          <w:marBottom w:val="0"/>
          <w:divBdr>
            <w:top w:val="none" w:sz="0" w:space="0" w:color="auto"/>
            <w:left w:val="none" w:sz="0" w:space="0" w:color="auto"/>
            <w:bottom w:val="none" w:sz="0" w:space="0" w:color="auto"/>
            <w:right w:val="none" w:sz="0" w:space="0" w:color="auto"/>
          </w:divBdr>
        </w:div>
        <w:div w:id="580721796">
          <w:marLeft w:val="0"/>
          <w:marRight w:val="0"/>
          <w:marTop w:val="0"/>
          <w:marBottom w:val="0"/>
          <w:divBdr>
            <w:top w:val="none" w:sz="0" w:space="0" w:color="auto"/>
            <w:left w:val="none" w:sz="0" w:space="0" w:color="auto"/>
            <w:bottom w:val="none" w:sz="0" w:space="0" w:color="auto"/>
            <w:right w:val="none" w:sz="0" w:space="0" w:color="auto"/>
          </w:divBdr>
        </w:div>
        <w:div w:id="585655516">
          <w:marLeft w:val="0"/>
          <w:marRight w:val="0"/>
          <w:marTop w:val="0"/>
          <w:marBottom w:val="0"/>
          <w:divBdr>
            <w:top w:val="none" w:sz="0" w:space="0" w:color="auto"/>
            <w:left w:val="none" w:sz="0" w:space="0" w:color="auto"/>
            <w:bottom w:val="none" w:sz="0" w:space="0" w:color="auto"/>
            <w:right w:val="none" w:sz="0" w:space="0" w:color="auto"/>
          </w:divBdr>
        </w:div>
        <w:div w:id="592015811">
          <w:marLeft w:val="0"/>
          <w:marRight w:val="0"/>
          <w:marTop w:val="0"/>
          <w:marBottom w:val="0"/>
          <w:divBdr>
            <w:top w:val="none" w:sz="0" w:space="0" w:color="auto"/>
            <w:left w:val="none" w:sz="0" w:space="0" w:color="auto"/>
            <w:bottom w:val="none" w:sz="0" w:space="0" w:color="auto"/>
            <w:right w:val="none" w:sz="0" w:space="0" w:color="auto"/>
          </w:divBdr>
        </w:div>
        <w:div w:id="634602371">
          <w:marLeft w:val="0"/>
          <w:marRight w:val="0"/>
          <w:marTop w:val="0"/>
          <w:marBottom w:val="0"/>
          <w:divBdr>
            <w:top w:val="none" w:sz="0" w:space="0" w:color="auto"/>
            <w:left w:val="none" w:sz="0" w:space="0" w:color="auto"/>
            <w:bottom w:val="none" w:sz="0" w:space="0" w:color="auto"/>
            <w:right w:val="none" w:sz="0" w:space="0" w:color="auto"/>
          </w:divBdr>
        </w:div>
        <w:div w:id="641269978">
          <w:marLeft w:val="0"/>
          <w:marRight w:val="0"/>
          <w:marTop w:val="0"/>
          <w:marBottom w:val="0"/>
          <w:divBdr>
            <w:top w:val="none" w:sz="0" w:space="0" w:color="auto"/>
            <w:left w:val="none" w:sz="0" w:space="0" w:color="auto"/>
            <w:bottom w:val="none" w:sz="0" w:space="0" w:color="auto"/>
            <w:right w:val="none" w:sz="0" w:space="0" w:color="auto"/>
          </w:divBdr>
        </w:div>
        <w:div w:id="646130355">
          <w:marLeft w:val="0"/>
          <w:marRight w:val="0"/>
          <w:marTop w:val="0"/>
          <w:marBottom w:val="0"/>
          <w:divBdr>
            <w:top w:val="none" w:sz="0" w:space="0" w:color="auto"/>
            <w:left w:val="none" w:sz="0" w:space="0" w:color="auto"/>
            <w:bottom w:val="none" w:sz="0" w:space="0" w:color="auto"/>
            <w:right w:val="none" w:sz="0" w:space="0" w:color="auto"/>
          </w:divBdr>
        </w:div>
        <w:div w:id="655456571">
          <w:marLeft w:val="0"/>
          <w:marRight w:val="0"/>
          <w:marTop w:val="0"/>
          <w:marBottom w:val="0"/>
          <w:divBdr>
            <w:top w:val="none" w:sz="0" w:space="0" w:color="auto"/>
            <w:left w:val="none" w:sz="0" w:space="0" w:color="auto"/>
            <w:bottom w:val="none" w:sz="0" w:space="0" w:color="auto"/>
            <w:right w:val="none" w:sz="0" w:space="0" w:color="auto"/>
          </w:divBdr>
        </w:div>
        <w:div w:id="684746112">
          <w:marLeft w:val="0"/>
          <w:marRight w:val="0"/>
          <w:marTop w:val="0"/>
          <w:marBottom w:val="0"/>
          <w:divBdr>
            <w:top w:val="none" w:sz="0" w:space="0" w:color="auto"/>
            <w:left w:val="none" w:sz="0" w:space="0" w:color="auto"/>
            <w:bottom w:val="none" w:sz="0" w:space="0" w:color="auto"/>
            <w:right w:val="none" w:sz="0" w:space="0" w:color="auto"/>
          </w:divBdr>
        </w:div>
        <w:div w:id="685180750">
          <w:marLeft w:val="0"/>
          <w:marRight w:val="0"/>
          <w:marTop w:val="0"/>
          <w:marBottom w:val="0"/>
          <w:divBdr>
            <w:top w:val="none" w:sz="0" w:space="0" w:color="auto"/>
            <w:left w:val="none" w:sz="0" w:space="0" w:color="auto"/>
            <w:bottom w:val="none" w:sz="0" w:space="0" w:color="auto"/>
            <w:right w:val="none" w:sz="0" w:space="0" w:color="auto"/>
          </w:divBdr>
        </w:div>
        <w:div w:id="686567950">
          <w:marLeft w:val="0"/>
          <w:marRight w:val="0"/>
          <w:marTop w:val="0"/>
          <w:marBottom w:val="0"/>
          <w:divBdr>
            <w:top w:val="none" w:sz="0" w:space="0" w:color="auto"/>
            <w:left w:val="none" w:sz="0" w:space="0" w:color="auto"/>
            <w:bottom w:val="none" w:sz="0" w:space="0" w:color="auto"/>
            <w:right w:val="none" w:sz="0" w:space="0" w:color="auto"/>
          </w:divBdr>
        </w:div>
        <w:div w:id="688527201">
          <w:marLeft w:val="0"/>
          <w:marRight w:val="0"/>
          <w:marTop w:val="0"/>
          <w:marBottom w:val="0"/>
          <w:divBdr>
            <w:top w:val="none" w:sz="0" w:space="0" w:color="auto"/>
            <w:left w:val="none" w:sz="0" w:space="0" w:color="auto"/>
            <w:bottom w:val="none" w:sz="0" w:space="0" w:color="auto"/>
            <w:right w:val="none" w:sz="0" w:space="0" w:color="auto"/>
          </w:divBdr>
        </w:div>
        <w:div w:id="707414809">
          <w:marLeft w:val="0"/>
          <w:marRight w:val="0"/>
          <w:marTop w:val="0"/>
          <w:marBottom w:val="0"/>
          <w:divBdr>
            <w:top w:val="none" w:sz="0" w:space="0" w:color="auto"/>
            <w:left w:val="none" w:sz="0" w:space="0" w:color="auto"/>
            <w:bottom w:val="none" w:sz="0" w:space="0" w:color="auto"/>
            <w:right w:val="none" w:sz="0" w:space="0" w:color="auto"/>
          </w:divBdr>
        </w:div>
        <w:div w:id="721909107">
          <w:marLeft w:val="0"/>
          <w:marRight w:val="0"/>
          <w:marTop w:val="0"/>
          <w:marBottom w:val="0"/>
          <w:divBdr>
            <w:top w:val="none" w:sz="0" w:space="0" w:color="auto"/>
            <w:left w:val="none" w:sz="0" w:space="0" w:color="auto"/>
            <w:bottom w:val="none" w:sz="0" w:space="0" w:color="auto"/>
            <w:right w:val="none" w:sz="0" w:space="0" w:color="auto"/>
          </w:divBdr>
        </w:div>
        <w:div w:id="771050737">
          <w:marLeft w:val="0"/>
          <w:marRight w:val="0"/>
          <w:marTop w:val="0"/>
          <w:marBottom w:val="0"/>
          <w:divBdr>
            <w:top w:val="none" w:sz="0" w:space="0" w:color="auto"/>
            <w:left w:val="none" w:sz="0" w:space="0" w:color="auto"/>
            <w:bottom w:val="none" w:sz="0" w:space="0" w:color="auto"/>
            <w:right w:val="none" w:sz="0" w:space="0" w:color="auto"/>
          </w:divBdr>
        </w:div>
        <w:div w:id="784421032">
          <w:marLeft w:val="0"/>
          <w:marRight w:val="0"/>
          <w:marTop w:val="0"/>
          <w:marBottom w:val="0"/>
          <w:divBdr>
            <w:top w:val="none" w:sz="0" w:space="0" w:color="auto"/>
            <w:left w:val="none" w:sz="0" w:space="0" w:color="auto"/>
            <w:bottom w:val="none" w:sz="0" w:space="0" w:color="auto"/>
            <w:right w:val="none" w:sz="0" w:space="0" w:color="auto"/>
          </w:divBdr>
        </w:div>
        <w:div w:id="786898910">
          <w:marLeft w:val="0"/>
          <w:marRight w:val="0"/>
          <w:marTop w:val="0"/>
          <w:marBottom w:val="0"/>
          <w:divBdr>
            <w:top w:val="none" w:sz="0" w:space="0" w:color="auto"/>
            <w:left w:val="none" w:sz="0" w:space="0" w:color="auto"/>
            <w:bottom w:val="none" w:sz="0" w:space="0" w:color="auto"/>
            <w:right w:val="none" w:sz="0" w:space="0" w:color="auto"/>
          </w:divBdr>
        </w:div>
        <w:div w:id="804546529">
          <w:marLeft w:val="0"/>
          <w:marRight w:val="0"/>
          <w:marTop w:val="0"/>
          <w:marBottom w:val="0"/>
          <w:divBdr>
            <w:top w:val="none" w:sz="0" w:space="0" w:color="auto"/>
            <w:left w:val="none" w:sz="0" w:space="0" w:color="auto"/>
            <w:bottom w:val="none" w:sz="0" w:space="0" w:color="auto"/>
            <w:right w:val="none" w:sz="0" w:space="0" w:color="auto"/>
          </w:divBdr>
        </w:div>
        <w:div w:id="806048793">
          <w:marLeft w:val="0"/>
          <w:marRight w:val="0"/>
          <w:marTop w:val="0"/>
          <w:marBottom w:val="0"/>
          <w:divBdr>
            <w:top w:val="none" w:sz="0" w:space="0" w:color="auto"/>
            <w:left w:val="none" w:sz="0" w:space="0" w:color="auto"/>
            <w:bottom w:val="none" w:sz="0" w:space="0" w:color="auto"/>
            <w:right w:val="none" w:sz="0" w:space="0" w:color="auto"/>
          </w:divBdr>
        </w:div>
        <w:div w:id="815797366">
          <w:marLeft w:val="0"/>
          <w:marRight w:val="0"/>
          <w:marTop w:val="0"/>
          <w:marBottom w:val="0"/>
          <w:divBdr>
            <w:top w:val="none" w:sz="0" w:space="0" w:color="auto"/>
            <w:left w:val="none" w:sz="0" w:space="0" w:color="auto"/>
            <w:bottom w:val="none" w:sz="0" w:space="0" w:color="auto"/>
            <w:right w:val="none" w:sz="0" w:space="0" w:color="auto"/>
          </w:divBdr>
        </w:div>
        <w:div w:id="827595451">
          <w:marLeft w:val="0"/>
          <w:marRight w:val="0"/>
          <w:marTop w:val="0"/>
          <w:marBottom w:val="0"/>
          <w:divBdr>
            <w:top w:val="none" w:sz="0" w:space="0" w:color="auto"/>
            <w:left w:val="none" w:sz="0" w:space="0" w:color="auto"/>
            <w:bottom w:val="none" w:sz="0" w:space="0" w:color="auto"/>
            <w:right w:val="none" w:sz="0" w:space="0" w:color="auto"/>
          </w:divBdr>
        </w:div>
        <w:div w:id="846288001">
          <w:marLeft w:val="0"/>
          <w:marRight w:val="0"/>
          <w:marTop w:val="0"/>
          <w:marBottom w:val="0"/>
          <w:divBdr>
            <w:top w:val="none" w:sz="0" w:space="0" w:color="auto"/>
            <w:left w:val="none" w:sz="0" w:space="0" w:color="auto"/>
            <w:bottom w:val="none" w:sz="0" w:space="0" w:color="auto"/>
            <w:right w:val="none" w:sz="0" w:space="0" w:color="auto"/>
          </w:divBdr>
        </w:div>
        <w:div w:id="870339791">
          <w:marLeft w:val="0"/>
          <w:marRight w:val="0"/>
          <w:marTop w:val="0"/>
          <w:marBottom w:val="0"/>
          <w:divBdr>
            <w:top w:val="none" w:sz="0" w:space="0" w:color="auto"/>
            <w:left w:val="none" w:sz="0" w:space="0" w:color="auto"/>
            <w:bottom w:val="none" w:sz="0" w:space="0" w:color="auto"/>
            <w:right w:val="none" w:sz="0" w:space="0" w:color="auto"/>
          </w:divBdr>
        </w:div>
        <w:div w:id="870605322">
          <w:marLeft w:val="0"/>
          <w:marRight w:val="0"/>
          <w:marTop w:val="0"/>
          <w:marBottom w:val="0"/>
          <w:divBdr>
            <w:top w:val="none" w:sz="0" w:space="0" w:color="auto"/>
            <w:left w:val="none" w:sz="0" w:space="0" w:color="auto"/>
            <w:bottom w:val="none" w:sz="0" w:space="0" w:color="auto"/>
            <w:right w:val="none" w:sz="0" w:space="0" w:color="auto"/>
          </w:divBdr>
        </w:div>
        <w:div w:id="888998914">
          <w:marLeft w:val="0"/>
          <w:marRight w:val="0"/>
          <w:marTop w:val="0"/>
          <w:marBottom w:val="0"/>
          <w:divBdr>
            <w:top w:val="none" w:sz="0" w:space="0" w:color="auto"/>
            <w:left w:val="none" w:sz="0" w:space="0" w:color="auto"/>
            <w:bottom w:val="none" w:sz="0" w:space="0" w:color="auto"/>
            <w:right w:val="none" w:sz="0" w:space="0" w:color="auto"/>
          </w:divBdr>
        </w:div>
        <w:div w:id="897518911">
          <w:marLeft w:val="0"/>
          <w:marRight w:val="0"/>
          <w:marTop w:val="0"/>
          <w:marBottom w:val="0"/>
          <w:divBdr>
            <w:top w:val="none" w:sz="0" w:space="0" w:color="auto"/>
            <w:left w:val="none" w:sz="0" w:space="0" w:color="auto"/>
            <w:bottom w:val="none" w:sz="0" w:space="0" w:color="auto"/>
            <w:right w:val="none" w:sz="0" w:space="0" w:color="auto"/>
          </w:divBdr>
        </w:div>
        <w:div w:id="912619039">
          <w:marLeft w:val="0"/>
          <w:marRight w:val="0"/>
          <w:marTop w:val="0"/>
          <w:marBottom w:val="0"/>
          <w:divBdr>
            <w:top w:val="none" w:sz="0" w:space="0" w:color="auto"/>
            <w:left w:val="none" w:sz="0" w:space="0" w:color="auto"/>
            <w:bottom w:val="none" w:sz="0" w:space="0" w:color="auto"/>
            <w:right w:val="none" w:sz="0" w:space="0" w:color="auto"/>
          </w:divBdr>
        </w:div>
        <w:div w:id="924538408">
          <w:marLeft w:val="0"/>
          <w:marRight w:val="0"/>
          <w:marTop w:val="0"/>
          <w:marBottom w:val="0"/>
          <w:divBdr>
            <w:top w:val="none" w:sz="0" w:space="0" w:color="auto"/>
            <w:left w:val="none" w:sz="0" w:space="0" w:color="auto"/>
            <w:bottom w:val="none" w:sz="0" w:space="0" w:color="auto"/>
            <w:right w:val="none" w:sz="0" w:space="0" w:color="auto"/>
          </w:divBdr>
        </w:div>
        <w:div w:id="929317591">
          <w:marLeft w:val="0"/>
          <w:marRight w:val="0"/>
          <w:marTop w:val="0"/>
          <w:marBottom w:val="0"/>
          <w:divBdr>
            <w:top w:val="none" w:sz="0" w:space="0" w:color="auto"/>
            <w:left w:val="none" w:sz="0" w:space="0" w:color="auto"/>
            <w:bottom w:val="none" w:sz="0" w:space="0" w:color="auto"/>
            <w:right w:val="none" w:sz="0" w:space="0" w:color="auto"/>
          </w:divBdr>
        </w:div>
        <w:div w:id="945428418">
          <w:marLeft w:val="0"/>
          <w:marRight w:val="0"/>
          <w:marTop w:val="0"/>
          <w:marBottom w:val="0"/>
          <w:divBdr>
            <w:top w:val="none" w:sz="0" w:space="0" w:color="auto"/>
            <w:left w:val="none" w:sz="0" w:space="0" w:color="auto"/>
            <w:bottom w:val="none" w:sz="0" w:space="0" w:color="auto"/>
            <w:right w:val="none" w:sz="0" w:space="0" w:color="auto"/>
          </w:divBdr>
        </w:div>
        <w:div w:id="951982239">
          <w:marLeft w:val="0"/>
          <w:marRight w:val="0"/>
          <w:marTop w:val="0"/>
          <w:marBottom w:val="0"/>
          <w:divBdr>
            <w:top w:val="none" w:sz="0" w:space="0" w:color="auto"/>
            <w:left w:val="none" w:sz="0" w:space="0" w:color="auto"/>
            <w:bottom w:val="none" w:sz="0" w:space="0" w:color="auto"/>
            <w:right w:val="none" w:sz="0" w:space="0" w:color="auto"/>
          </w:divBdr>
        </w:div>
        <w:div w:id="959263099">
          <w:marLeft w:val="0"/>
          <w:marRight w:val="0"/>
          <w:marTop w:val="0"/>
          <w:marBottom w:val="0"/>
          <w:divBdr>
            <w:top w:val="none" w:sz="0" w:space="0" w:color="auto"/>
            <w:left w:val="none" w:sz="0" w:space="0" w:color="auto"/>
            <w:bottom w:val="none" w:sz="0" w:space="0" w:color="auto"/>
            <w:right w:val="none" w:sz="0" w:space="0" w:color="auto"/>
          </w:divBdr>
        </w:div>
        <w:div w:id="967515809">
          <w:marLeft w:val="0"/>
          <w:marRight w:val="0"/>
          <w:marTop w:val="0"/>
          <w:marBottom w:val="0"/>
          <w:divBdr>
            <w:top w:val="none" w:sz="0" w:space="0" w:color="auto"/>
            <w:left w:val="none" w:sz="0" w:space="0" w:color="auto"/>
            <w:bottom w:val="none" w:sz="0" w:space="0" w:color="auto"/>
            <w:right w:val="none" w:sz="0" w:space="0" w:color="auto"/>
          </w:divBdr>
        </w:div>
        <w:div w:id="969672219">
          <w:marLeft w:val="0"/>
          <w:marRight w:val="0"/>
          <w:marTop w:val="0"/>
          <w:marBottom w:val="0"/>
          <w:divBdr>
            <w:top w:val="none" w:sz="0" w:space="0" w:color="auto"/>
            <w:left w:val="none" w:sz="0" w:space="0" w:color="auto"/>
            <w:bottom w:val="none" w:sz="0" w:space="0" w:color="auto"/>
            <w:right w:val="none" w:sz="0" w:space="0" w:color="auto"/>
          </w:divBdr>
        </w:div>
        <w:div w:id="1003053204">
          <w:marLeft w:val="0"/>
          <w:marRight w:val="0"/>
          <w:marTop w:val="0"/>
          <w:marBottom w:val="0"/>
          <w:divBdr>
            <w:top w:val="none" w:sz="0" w:space="0" w:color="auto"/>
            <w:left w:val="none" w:sz="0" w:space="0" w:color="auto"/>
            <w:bottom w:val="none" w:sz="0" w:space="0" w:color="auto"/>
            <w:right w:val="none" w:sz="0" w:space="0" w:color="auto"/>
          </w:divBdr>
        </w:div>
        <w:div w:id="1016081817">
          <w:marLeft w:val="0"/>
          <w:marRight w:val="0"/>
          <w:marTop w:val="0"/>
          <w:marBottom w:val="0"/>
          <w:divBdr>
            <w:top w:val="none" w:sz="0" w:space="0" w:color="auto"/>
            <w:left w:val="none" w:sz="0" w:space="0" w:color="auto"/>
            <w:bottom w:val="none" w:sz="0" w:space="0" w:color="auto"/>
            <w:right w:val="none" w:sz="0" w:space="0" w:color="auto"/>
          </w:divBdr>
        </w:div>
        <w:div w:id="1065491637">
          <w:marLeft w:val="0"/>
          <w:marRight w:val="0"/>
          <w:marTop w:val="0"/>
          <w:marBottom w:val="0"/>
          <w:divBdr>
            <w:top w:val="none" w:sz="0" w:space="0" w:color="auto"/>
            <w:left w:val="none" w:sz="0" w:space="0" w:color="auto"/>
            <w:bottom w:val="none" w:sz="0" w:space="0" w:color="auto"/>
            <w:right w:val="none" w:sz="0" w:space="0" w:color="auto"/>
          </w:divBdr>
        </w:div>
        <w:div w:id="1098064896">
          <w:marLeft w:val="0"/>
          <w:marRight w:val="0"/>
          <w:marTop w:val="0"/>
          <w:marBottom w:val="0"/>
          <w:divBdr>
            <w:top w:val="none" w:sz="0" w:space="0" w:color="auto"/>
            <w:left w:val="none" w:sz="0" w:space="0" w:color="auto"/>
            <w:bottom w:val="none" w:sz="0" w:space="0" w:color="auto"/>
            <w:right w:val="none" w:sz="0" w:space="0" w:color="auto"/>
          </w:divBdr>
        </w:div>
        <w:div w:id="1098136105">
          <w:marLeft w:val="0"/>
          <w:marRight w:val="0"/>
          <w:marTop w:val="0"/>
          <w:marBottom w:val="0"/>
          <w:divBdr>
            <w:top w:val="none" w:sz="0" w:space="0" w:color="auto"/>
            <w:left w:val="none" w:sz="0" w:space="0" w:color="auto"/>
            <w:bottom w:val="none" w:sz="0" w:space="0" w:color="auto"/>
            <w:right w:val="none" w:sz="0" w:space="0" w:color="auto"/>
          </w:divBdr>
        </w:div>
        <w:div w:id="1104303501">
          <w:marLeft w:val="0"/>
          <w:marRight w:val="0"/>
          <w:marTop w:val="0"/>
          <w:marBottom w:val="0"/>
          <w:divBdr>
            <w:top w:val="none" w:sz="0" w:space="0" w:color="auto"/>
            <w:left w:val="none" w:sz="0" w:space="0" w:color="auto"/>
            <w:bottom w:val="none" w:sz="0" w:space="0" w:color="auto"/>
            <w:right w:val="none" w:sz="0" w:space="0" w:color="auto"/>
          </w:divBdr>
        </w:div>
        <w:div w:id="1117142396">
          <w:marLeft w:val="0"/>
          <w:marRight w:val="0"/>
          <w:marTop w:val="0"/>
          <w:marBottom w:val="0"/>
          <w:divBdr>
            <w:top w:val="none" w:sz="0" w:space="0" w:color="auto"/>
            <w:left w:val="none" w:sz="0" w:space="0" w:color="auto"/>
            <w:bottom w:val="none" w:sz="0" w:space="0" w:color="auto"/>
            <w:right w:val="none" w:sz="0" w:space="0" w:color="auto"/>
          </w:divBdr>
        </w:div>
        <w:div w:id="1125319927">
          <w:marLeft w:val="0"/>
          <w:marRight w:val="0"/>
          <w:marTop w:val="0"/>
          <w:marBottom w:val="0"/>
          <w:divBdr>
            <w:top w:val="none" w:sz="0" w:space="0" w:color="auto"/>
            <w:left w:val="none" w:sz="0" w:space="0" w:color="auto"/>
            <w:bottom w:val="none" w:sz="0" w:space="0" w:color="auto"/>
            <w:right w:val="none" w:sz="0" w:space="0" w:color="auto"/>
          </w:divBdr>
        </w:div>
        <w:div w:id="1159612677">
          <w:marLeft w:val="0"/>
          <w:marRight w:val="0"/>
          <w:marTop w:val="0"/>
          <w:marBottom w:val="0"/>
          <w:divBdr>
            <w:top w:val="none" w:sz="0" w:space="0" w:color="auto"/>
            <w:left w:val="none" w:sz="0" w:space="0" w:color="auto"/>
            <w:bottom w:val="none" w:sz="0" w:space="0" w:color="auto"/>
            <w:right w:val="none" w:sz="0" w:space="0" w:color="auto"/>
          </w:divBdr>
        </w:div>
        <w:div w:id="1178347742">
          <w:marLeft w:val="0"/>
          <w:marRight w:val="0"/>
          <w:marTop w:val="0"/>
          <w:marBottom w:val="0"/>
          <w:divBdr>
            <w:top w:val="none" w:sz="0" w:space="0" w:color="auto"/>
            <w:left w:val="none" w:sz="0" w:space="0" w:color="auto"/>
            <w:bottom w:val="none" w:sz="0" w:space="0" w:color="auto"/>
            <w:right w:val="none" w:sz="0" w:space="0" w:color="auto"/>
          </w:divBdr>
        </w:div>
        <w:div w:id="1197934282">
          <w:marLeft w:val="0"/>
          <w:marRight w:val="0"/>
          <w:marTop w:val="0"/>
          <w:marBottom w:val="0"/>
          <w:divBdr>
            <w:top w:val="none" w:sz="0" w:space="0" w:color="auto"/>
            <w:left w:val="none" w:sz="0" w:space="0" w:color="auto"/>
            <w:bottom w:val="none" w:sz="0" w:space="0" w:color="auto"/>
            <w:right w:val="none" w:sz="0" w:space="0" w:color="auto"/>
          </w:divBdr>
        </w:div>
        <w:div w:id="1205874492">
          <w:marLeft w:val="0"/>
          <w:marRight w:val="0"/>
          <w:marTop w:val="0"/>
          <w:marBottom w:val="0"/>
          <w:divBdr>
            <w:top w:val="none" w:sz="0" w:space="0" w:color="auto"/>
            <w:left w:val="none" w:sz="0" w:space="0" w:color="auto"/>
            <w:bottom w:val="none" w:sz="0" w:space="0" w:color="auto"/>
            <w:right w:val="none" w:sz="0" w:space="0" w:color="auto"/>
          </w:divBdr>
        </w:div>
        <w:div w:id="1209760812">
          <w:marLeft w:val="0"/>
          <w:marRight w:val="0"/>
          <w:marTop w:val="0"/>
          <w:marBottom w:val="0"/>
          <w:divBdr>
            <w:top w:val="none" w:sz="0" w:space="0" w:color="auto"/>
            <w:left w:val="none" w:sz="0" w:space="0" w:color="auto"/>
            <w:bottom w:val="none" w:sz="0" w:space="0" w:color="auto"/>
            <w:right w:val="none" w:sz="0" w:space="0" w:color="auto"/>
          </w:divBdr>
        </w:div>
        <w:div w:id="1216745987">
          <w:marLeft w:val="0"/>
          <w:marRight w:val="0"/>
          <w:marTop w:val="0"/>
          <w:marBottom w:val="0"/>
          <w:divBdr>
            <w:top w:val="none" w:sz="0" w:space="0" w:color="auto"/>
            <w:left w:val="none" w:sz="0" w:space="0" w:color="auto"/>
            <w:bottom w:val="none" w:sz="0" w:space="0" w:color="auto"/>
            <w:right w:val="none" w:sz="0" w:space="0" w:color="auto"/>
          </w:divBdr>
        </w:div>
        <w:div w:id="1217013719">
          <w:marLeft w:val="0"/>
          <w:marRight w:val="0"/>
          <w:marTop w:val="0"/>
          <w:marBottom w:val="0"/>
          <w:divBdr>
            <w:top w:val="none" w:sz="0" w:space="0" w:color="auto"/>
            <w:left w:val="none" w:sz="0" w:space="0" w:color="auto"/>
            <w:bottom w:val="none" w:sz="0" w:space="0" w:color="auto"/>
            <w:right w:val="none" w:sz="0" w:space="0" w:color="auto"/>
          </w:divBdr>
        </w:div>
        <w:div w:id="1230461916">
          <w:marLeft w:val="0"/>
          <w:marRight w:val="0"/>
          <w:marTop w:val="0"/>
          <w:marBottom w:val="0"/>
          <w:divBdr>
            <w:top w:val="none" w:sz="0" w:space="0" w:color="auto"/>
            <w:left w:val="none" w:sz="0" w:space="0" w:color="auto"/>
            <w:bottom w:val="none" w:sz="0" w:space="0" w:color="auto"/>
            <w:right w:val="none" w:sz="0" w:space="0" w:color="auto"/>
          </w:divBdr>
        </w:div>
        <w:div w:id="1232695724">
          <w:marLeft w:val="0"/>
          <w:marRight w:val="0"/>
          <w:marTop w:val="0"/>
          <w:marBottom w:val="0"/>
          <w:divBdr>
            <w:top w:val="none" w:sz="0" w:space="0" w:color="auto"/>
            <w:left w:val="none" w:sz="0" w:space="0" w:color="auto"/>
            <w:bottom w:val="none" w:sz="0" w:space="0" w:color="auto"/>
            <w:right w:val="none" w:sz="0" w:space="0" w:color="auto"/>
          </w:divBdr>
        </w:div>
        <w:div w:id="1235625070">
          <w:marLeft w:val="0"/>
          <w:marRight w:val="0"/>
          <w:marTop w:val="0"/>
          <w:marBottom w:val="0"/>
          <w:divBdr>
            <w:top w:val="none" w:sz="0" w:space="0" w:color="auto"/>
            <w:left w:val="none" w:sz="0" w:space="0" w:color="auto"/>
            <w:bottom w:val="none" w:sz="0" w:space="0" w:color="auto"/>
            <w:right w:val="none" w:sz="0" w:space="0" w:color="auto"/>
          </w:divBdr>
        </w:div>
        <w:div w:id="1236628650">
          <w:marLeft w:val="0"/>
          <w:marRight w:val="0"/>
          <w:marTop w:val="0"/>
          <w:marBottom w:val="0"/>
          <w:divBdr>
            <w:top w:val="none" w:sz="0" w:space="0" w:color="auto"/>
            <w:left w:val="none" w:sz="0" w:space="0" w:color="auto"/>
            <w:bottom w:val="none" w:sz="0" w:space="0" w:color="auto"/>
            <w:right w:val="none" w:sz="0" w:space="0" w:color="auto"/>
          </w:divBdr>
        </w:div>
        <w:div w:id="1248609302">
          <w:marLeft w:val="0"/>
          <w:marRight w:val="0"/>
          <w:marTop w:val="0"/>
          <w:marBottom w:val="0"/>
          <w:divBdr>
            <w:top w:val="none" w:sz="0" w:space="0" w:color="auto"/>
            <w:left w:val="none" w:sz="0" w:space="0" w:color="auto"/>
            <w:bottom w:val="none" w:sz="0" w:space="0" w:color="auto"/>
            <w:right w:val="none" w:sz="0" w:space="0" w:color="auto"/>
          </w:divBdr>
        </w:div>
        <w:div w:id="1260064102">
          <w:marLeft w:val="0"/>
          <w:marRight w:val="0"/>
          <w:marTop w:val="0"/>
          <w:marBottom w:val="0"/>
          <w:divBdr>
            <w:top w:val="none" w:sz="0" w:space="0" w:color="auto"/>
            <w:left w:val="none" w:sz="0" w:space="0" w:color="auto"/>
            <w:bottom w:val="none" w:sz="0" w:space="0" w:color="auto"/>
            <w:right w:val="none" w:sz="0" w:space="0" w:color="auto"/>
          </w:divBdr>
        </w:div>
        <w:div w:id="1269308917">
          <w:marLeft w:val="0"/>
          <w:marRight w:val="0"/>
          <w:marTop w:val="0"/>
          <w:marBottom w:val="0"/>
          <w:divBdr>
            <w:top w:val="none" w:sz="0" w:space="0" w:color="auto"/>
            <w:left w:val="none" w:sz="0" w:space="0" w:color="auto"/>
            <w:bottom w:val="none" w:sz="0" w:space="0" w:color="auto"/>
            <w:right w:val="none" w:sz="0" w:space="0" w:color="auto"/>
          </w:divBdr>
        </w:div>
        <w:div w:id="1286350947">
          <w:marLeft w:val="0"/>
          <w:marRight w:val="0"/>
          <w:marTop w:val="0"/>
          <w:marBottom w:val="0"/>
          <w:divBdr>
            <w:top w:val="none" w:sz="0" w:space="0" w:color="auto"/>
            <w:left w:val="none" w:sz="0" w:space="0" w:color="auto"/>
            <w:bottom w:val="none" w:sz="0" w:space="0" w:color="auto"/>
            <w:right w:val="none" w:sz="0" w:space="0" w:color="auto"/>
          </w:divBdr>
        </w:div>
        <w:div w:id="1322387162">
          <w:marLeft w:val="0"/>
          <w:marRight w:val="0"/>
          <w:marTop w:val="0"/>
          <w:marBottom w:val="0"/>
          <w:divBdr>
            <w:top w:val="none" w:sz="0" w:space="0" w:color="auto"/>
            <w:left w:val="none" w:sz="0" w:space="0" w:color="auto"/>
            <w:bottom w:val="none" w:sz="0" w:space="0" w:color="auto"/>
            <w:right w:val="none" w:sz="0" w:space="0" w:color="auto"/>
          </w:divBdr>
        </w:div>
        <w:div w:id="1331450761">
          <w:marLeft w:val="0"/>
          <w:marRight w:val="0"/>
          <w:marTop w:val="0"/>
          <w:marBottom w:val="0"/>
          <w:divBdr>
            <w:top w:val="none" w:sz="0" w:space="0" w:color="auto"/>
            <w:left w:val="none" w:sz="0" w:space="0" w:color="auto"/>
            <w:bottom w:val="none" w:sz="0" w:space="0" w:color="auto"/>
            <w:right w:val="none" w:sz="0" w:space="0" w:color="auto"/>
          </w:divBdr>
        </w:div>
        <w:div w:id="1334646276">
          <w:marLeft w:val="0"/>
          <w:marRight w:val="0"/>
          <w:marTop w:val="0"/>
          <w:marBottom w:val="0"/>
          <w:divBdr>
            <w:top w:val="none" w:sz="0" w:space="0" w:color="auto"/>
            <w:left w:val="none" w:sz="0" w:space="0" w:color="auto"/>
            <w:bottom w:val="none" w:sz="0" w:space="0" w:color="auto"/>
            <w:right w:val="none" w:sz="0" w:space="0" w:color="auto"/>
          </w:divBdr>
        </w:div>
        <w:div w:id="1346244289">
          <w:marLeft w:val="0"/>
          <w:marRight w:val="0"/>
          <w:marTop w:val="0"/>
          <w:marBottom w:val="0"/>
          <w:divBdr>
            <w:top w:val="none" w:sz="0" w:space="0" w:color="auto"/>
            <w:left w:val="none" w:sz="0" w:space="0" w:color="auto"/>
            <w:bottom w:val="none" w:sz="0" w:space="0" w:color="auto"/>
            <w:right w:val="none" w:sz="0" w:space="0" w:color="auto"/>
          </w:divBdr>
        </w:div>
        <w:div w:id="1379744689">
          <w:marLeft w:val="0"/>
          <w:marRight w:val="0"/>
          <w:marTop w:val="0"/>
          <w:marBottom w:val="0"/>
          <w:divBdr>
            <w:top w:val="none" w:sz="0" w:space="0" w:color="auto"/>
            <w:left w:val="none" w:sz="0" w:space="0" w:color="auto"/>
            <w:bottom w:val="none" w:sz="0" w:space="0" w:color="auto"/>
            <w:right w:val="none" w:sz="0" w:space="0" w:color="auto"/>
          </w:divBdr>
        </w:div>
        <w:div w:id="1396659150">
          <w:marLeft w:val="0"/>
          <w:marRight w:val="0"/>
          <w:marTop w:val="0"/>
          <w:marBottom w:val="0"/>
          <w:divBdr>
            <w:top w:val="none" w:sz="0" w:space="0" w:color="auto"/>
            <w:left w:val="none" w:sz="0" w:space="0" w:color="auto"/>
            <w:bottom w:val="none" w:sz="0" w:space="0" w:color="auto"/>
            <w:right w:val="none" w:sz="0" w:space="0" w:color="auto"/>
          </w:divBdr>
        </w:div>
        <w:div w:id="1403867414">
          <w:marLeft w:val="0"/>
          <w:marRight w:val="0"/>
          <w:marTop w:val="0"/>
          <w:marBottom w:val="0"/>
          <w:divBdr>
            <w:top w:val="none" w:sz="0" w:space="0" w:color="auto"/>
            <w:left w:val="none" w:sz="0" w:space="0" w:color="auto"/>
            <w:bottom w:val="none" w:sz="0" w:space="0" w:color="auto"/>
            <w:right w:val="none" w:sz="0" w:space="0" w:color="auto"/>
          </w:divBdr>
        </w:div>
        <w:div w:id="1408646628">
          <w:marLeft w:val="0"/>
          <w:marRight w:val="0"/>
          <w:marTop w:val="0"/>
          <w:marBottom w:val="0"/>
          <w:divBdr>
            <w:top w:val="none" w:sz="0" w:space="0" w:color="auto"/>
            <w:left w:val="none" w:sz="0" w:space="0" w:color="auto"/>
            <w:bottom w:val="none" w:sz="0" w:space="0" w:color="auto"/>
            <w:right w:val="none" w:sz="0" w:space="0" w:color="auto"/>
          </w:divBdr>
        </w:div>
        <w:div w:id="1425764534">
          <w:marLeft w:val="0"/>
          <w:marRight w:val="0"/>
          <w:marTop w:val="0"/>
          <w:marBottom w:val="0"/>
          <w:divBdr>
            <w:top w:val="none" w:sz="0" w:space="0" w:color="auto"/>
            <w:left w:val="none" w:sz="0" w:space="0" w:color="auto"/>
            <w:bottom w:val="none" w:sz="0" w:space="0" w:color="auto"/>
            <w:right w:val="none" w:sz="0" w:space="0" w:color="auto"/>
          </w:divBdr>
        </w:div>
        <w:div w:id="1452086870">
          <w:marLeft w:val="0"/>
          <w:marRight w:val="0"/>
          <w:marTop w:val="0"/>
          <w:marBottom w:val="0"/>
          <w:divBdr>
            <w:top w:val="none" w:sz="0" w:space="0" w:color="auto"/>
            <w:left w:val="none" w:sz="0" w:space="0" w:color="auto"/>
            <w:bottom w:val="none" w:sz="0" w:space="0" w:color="auto"/>
            <w:right w:val="none" w:sz="0" w:space="0" w:color="auto"/>
          </w:divBdr>
        </w:div>
        <w:div w:id="1458179553">
          <w:marLeft w:val="0"/>
          <w:marRight w:val="0"/>
          <w:marTop w:val="0"/>
          <w:marBottom w:val="0"/>
          <w:divBdr>
            <w:top w:val="none" w:sz="0" w:space="0" w:color="auto"/>
            <w:left w:val="none" w:sz="0" w:space="0" w:color="auto"/>
            <w:bottom w:val="none" w:sz="0" w:space="0" w:color="auto"/>
            <w:right w:val="none" w:sz="0" w:space="0" w:color="auto"/>
          </w:divBdr>
        </w:div>
        <w:div w:id="1493445437">
          <w:marLeft w:val="0"/>
          <w:marRight w:val="0"/>
          <w:marTop w:val="0"/>
          <w:marBottom w:val="0"/>
          <w:divBdr>
            <w:top w:val="none" w:sz="0" w:space="0" w:color="auto"/>
            <w:left w:val="none" w:sz="0" w:space="0" w:color="auto"/>
            <w:bottom w:val="none" w:sz="0" w:space="0" w:color="auto"/>
            <w:right w:val="none" w:sz="0" w:space="0" w:color="auto"/>
          </w:divBdr>
        </w:div>
        <w:div w:id="1496532628">
          <w:marLeft w:val="0"/>
          <w:marRight w:val="0"/>
          <w:marTop w:val="0"/>
          <w:marBottom w:val="0"/>
          <w:divBdr>
            <w:top w:val="none" w:sz="0" w:space="0" w:color="auto"/>
            <w:left w:val="none" w:sz="0" w:space="0" w:color="auto"/>
            <w:bottom w:val="none" w:sz="0" w:space="0" w:color="auto"/>
            <w:right w:val="none" w:sz="0" w:space="0" w:color="auto"/>
          </w:divBdr>
        </w:div>
        <w:div w:id="1512914625">
          <w:marLeft w:val="0"/>
          <w:marRight w:val="0"/>
          <w:marTop w:val="0"/>
          <w:marBottom w:val="0"/>
          <w:divBdr>
            <w:top w:val="none" w:sz="0" w:space="0" w:color="auto"/>
            <w:left w:val="none" w:sz="0" w:space="0" w:color="auto"/>
            <w:bottom w:val="none" w:sz="0" w:space="0" w:color="auto"/>
            <w:right w:val="none" w:sz="0" w:space="0" w:color="auto"/>
          </w:divBdr>
        </w:div>
        <w:div w:id="1529180564">
          <w:marLeft w:val="0"/>
          <w:marRight w:val="0"/>
          <w:marTop w:val="0"/>
          <w:marBottom w:val="0"/>
          <w:divBdr>
            <w:top w:val="none" w:sz="0" w:space="0" w:color="auto"/>
            <w:left w:val="none" w:sz="0" w:space="0" w:color="auto"/>
            <w:bottom w:val="none" w:sz="0" w:space="0" w:color="auto"/>
            <w:right w:val="none" w:sz="0" w:space="0" w:color="auto"/>
          </w:divBdr>
        </w:div>
        <w:div w:id="1544487817">
          <w:marLeft w:val="0"/>
          <w:marRight w:val="0"/>
          <w:marTop w:val="0"/>
          <w:marBottom w:val="0"/>
          <w:divBdr>
            <w:top w:val="none" w:sz="0" w:space="0" w:color="auto"/>
            <w:left w:val="none" w:sz="0" w:space="0" w:color="auto"/>
            <w:bottom w:val="none" w:sz="0" w:space="0" w:color="auto"/>
            <w:right w:val="none" w:sz="0" w:space="0" w:color="auto"/>
          </w:divBdr>
        </w:div>
        <w:div w:id="1550335756">
          <w:marLeft w:val="0"/>
          <w:marRight w:val="0"/>
          <w:marTop w:val="0"/>
          <w:marBottom w:val="0"/>
          <w:divBdr>
            <w:top w:val="none" w:sz="0" w:space="0" w:color="auto"/>
            <w:left w:val="none" w:sz="0" w:space="0" w:color="auto"/>
            <w:bottom w:val="none" w:sz="0" w:space="0" w:color="auto"/>
            <w:right w:val="none" w:sz="0" w:space="0" w:color="auto"/>
          </w:divBdr>
        </w:div>
        <w:div w:id="1552231091">
          <w:marLeft w:val="0"/>
          <w:marRight w:val="0"/>
          <w:marTop w:val="0"/>
          <w:marBottom w:val="0"/>
          <w:divBdr>
            <w:top w:val="none" w:sz="0" w:space="0" w:color="auto"/>
            <w:left w:val="none" w:sz="0" w:space="0" w:color="auto"/>
            <w:bottom w:val="none" w:sz="0" w:space="0" w:color="auto"/>
            <w:right w:val="none" w:sz="0" w:space="0" w:color="auto"/>
          </w:divBdr>
        </w:div>
        <w:div w:id="1553735882">
          <w:marLeft w:val="0"/>
          <w:marRight w:val="0"/>
          <w:marTop w:val="0"/>
          <w:marBottom w:val="0"/>
          <w:divBdr>
            <w:top w:val="none" w:sz="0" w:space="0" w:color="auto"/>
            <w:left w:val="none" w:sz="0" w:space="0" w:color="auto"/>
            <w:bottom w:val="none" w:sz="0" w:space="0" w:color="auto"/>
            <w:right w:val="none" w:sz="0" w:space="0" w:color="auto"/>
          </w:divBdr>
        </w:div>
        <w:div w:id="1569261973">
          <w:marLeft w:val="0"/>
          <w:marRight w:val="0"/>
          <w:marTop w:val="0"/>
          <w:marBottom w:val="0"/>
          <w:divBdr>
            <w:top w:val="none" w:sz="0" w:space="0" w:color="auto"/>
            <w:left w:val="none" w:sz="0" w:space="0" w:color="auto"/>
            <w:bottom w:val="none" w:sz="0" w:space="0" w:color="auto"/>
            <w:right w:val="none" w:sz="0" w:space="0" w:color="auto"/>
          </w:divBdr>
        </w:div>
        <w:div w:id="1571571492">
          <w:marLeft w:val="0"/>
          <w:marRight w:val="0"/>
          <w:marTop w:val="0"/>
          <w:marBottom w:val="0"/>
          <w:divBdr>
            <w:top w:val="none" w:sz="0" w:space="0" w:color="auto"/>
            <w:left w:val="none" w:sz="0" w:space="0" w:color="auto"/>
            <w:bottom w:val="none" w:sz="0" w:space="0" w:color="auto"/>
            <w:right w:val="none" w:sz="0" w:space="0" w:color="auto"/>
          </w:divBdr>
        </w:div>
        <w:div w:id="1574468517">
          <w:marLeft w:val="0"/>
          <w:marRight w:val="0"/>
          <w:marTop w:val="0"/>
          <w:marBottom w:val="0"/>
          <w:divBdr>
            <w:top w:val="none" w:sz="0" w:space="0" w:color="auto"/>
            <w:left w:val="none" w:sz="0" w:space="0" w:color="auto"/>
            <w:bottom w:val="none" w:sz="0" w:space="0" w:color="auto"/>
            <w:right w:val="none" w:sz="0" w:space="0" w:color="auto"/>
          </w:divBdr>
        </w:div>
        <w:div w:id="1579751811">
          <w:marLeft w:val="0"/>
          <w:marRight w:val="0"/>
          <w:marTop w:val="0"/>
          <w:marBottom w:val="0"/>
          <w:divBdr>
            <w:top w:val="none" w:sz="0" w:space="0" w:color="auto"/>
            <w:left w:val="none" w:sz="0" w:space="0" w:color="auto"/>
            <w:bottom w:val="none" w:sz="0" w:space="0" w:color="auto"/>
            <w:right w:val="none" w:sz="0" w:space="0" w:color="auto"/>
          </w:divBdr>
        </w:div>
        <w:div w:id="1592734090">
          <w:marLeft w:val="0"/>
          <w:marRight w:val="0"/>
          <w:marTop w:val="0"/>
          <w:marBottom w:val="0"/>
          <w:divBdr>
            <w:top w:val="none" w:sz="0" w:space="0" w:color="auto"/>
            <w:left w:val="none" w:sz="0" w:space="0" w:color="auto"/>
            <w:bottom w:val="none" w:sz="0" w:space="0" w:color="auto"/>
            <w:right w:val="none" w:sz="0" w:space="0" w:color="auto"/>
          </w:divBdr>
        </w:div>
        <w:div w:id="1600064829">
          <w:marLeft w:val="0"/>
          <w:marRight w:val="0"/>
          <w:marTop w:val="0"/>
          <w:marBottom w:val="0"/>
          <w:divBdr>
            <w:top w:val="none" w:sz="0" w:space="0" w:color="auto"/>
            <w:left w:val="none" w:sz="0" w:space="0" w:color="auto"/>
            <w:bottom w:val="none" w:sz="0" w:space="0" w:color="auto"/>
            <w:right w:val="none" w:sz="0" w:space="0" w:color="auto"/>
          </w:divBdr>
        </w:div>
        <w:div w:id="1600677163">
          <w:marLeft w:val="0"/>
          <w:marRight w:val="0"/>
          <w:marTop w:val="0"/>
          <w:marBottom w:val="0"/>
          <w:divBdr>
            <w:top w:val="none" w:sz="0" w:space="0" w:color="auto"/>
            <w:left w:val="none" w:sz="0" w:space="0" w:color="auto"/>
            <w:bottom w:val="none" w:sz="0" w:space="0" w:color="auto"/>
            <w:right w:val="none" w:sz="0" w:space="0" w:color="auto"/>
          </w:divBdr>
        </w:div>
        <w:div w:id="1603298903">
          <w:marLeft w:val="0"/>
          <w:marRight w:val="0"/>
          <w:marTop w:val="0"/>
          <w:marBottom w:val="0"/>
          <w:divBdr>
            <w:top w:val="none" w:sz="0" w:space="0" w:color="auto"/>
            <w:left w:val="none" w:sz="0" w:space="0" w:color="auto"/>
            <w:bottom w:val="none" w:sz="0" w:space="0" w:color="auto"/>
            <w:right w:val="none" w:sz="0" w:space="0" w:color="auto"/>
          </w:divBdr>
        </w:div>
        <w:div w:id="1615134745">
          <w:marLeft w:val="0"/>
          <w:marRight w:val="0"/>
          <w:marTop w:val="0"/>
          <w:marBottom w:val="0"/>
          <w:divBdr>
            <w:top w:val="none" w:sz="0" w:space="0" w:color="auto"/>
            <w:left w:val="none" w:sz="0" w:space="0" w:color="auto"/>
            <w:bottom w:val="none" w:sz="0" w:space="0" w:color="auto"/>
            <w:right w:val="none" w:sz="0" w:space="0" w:color="auto"/>
          </w:divBdr>
        </w:div>
        <w:div w:id="1636448487">
          <w:marLeft w:val="0"/>
          <w:marRight w:val="0"/>
          <w:marTop w:val="0"/>
          <w:marBottom w:val="0"/>
          <w:divBdr>
            <w:top w:val="none" w:sz="0" w:space="0" w:color="auto"/>
            <w:left w:val="none" w:sz="0" w:space="0" w:color="auto"/>
            <w:bottom w:val="none" w:sz="0" w:space="0" w:color="auto"/>
            <w:right w:val="none" w:sz="0" w:space="0" w:color="auto"/>
          </w:divBdr>
        </w:div>
        <w:div w:id="1642997324">
          <w:marLeft w:val="0"/>
          <w:marRight w:val="0"/>
          <w:marTop w:val="0"/>
          <w:marBottom w:val="0"/>
          <w:divBdr>
            <w:top w:val="none" w:sz="0" w:space="0" w:color="auto"/>
            <w:left w:val="none" w:sz="0" w:space="0" w:color="auto"/>
            <w:bottom w:val="none" w:sz="0" w:space="0" w:color="auto"/>
            <w:right w:val="none" w:sz="0" w:space="0" w:color="auto"/>
          </w:divBdr>
        </w:div>
        <w:div w:id="1656371148">
          <w:marLeft w:val="0"/>
          <w:marRight w:val="0"/>
          <w:marTop w:val="0"/>
          <w:marBottom w:val="0"/>
          <w:divBdr>
            <w:top w:val="none" w:sz="0" w:space="0" w:color="auto"/>
            <w:left w:val="none" w:sz="0" w:space="0" w:color="auto"/>
            <w:bottom w:val="none" w:sz="0" w:space="0" w:color="auto"/>
            <w:right w:val="none" w:sz="0" w:space="0" w:color="auto"/>
          </w:divBdr>
        </w:div>
        <w:div w:id="1686399514">
          <w:marLeft w:val="0"/>
          <w:marRight w:val="0"/>
          <w:marTop w:val="0"/>
          <w:marBottom w:val="0"/>
          <w:divBdr>
            <w:top w:val="none" w:sz="0" w:space="0" w:color="auto"/>
            <w:left w:val="none" w:sz="0" w:space="0" w:color="auto"/>
            <w:bottom w:val="none" w:sz="0" w:space="0" w:color="auto"/>
            <w:right w:val="none" w:sz="0" w:space="0" w:color="auto"/>
          </w:divBdr>
        </w:div>
        <w:div w:id="1711374015">
          <w:marLeft w:val="0"/>
          <w:marRight w:val="0"/>
          <w:marTop w:val="0"/>
          <w:marBottom w:val="0"/>
          <w:divBdr>
            <w:top w:val="none" w:sz="0" w:space="0" w:color="auto"/>
            <w:left w:val="none" w:sz="0" w:space="0" w:color="auto"/>
            <w:bottom w:val="none" w:sz="0" w:space="0" w:color="auto"/>
            <w:right w:val="none" w:sz="0" w:space="0" w:color="auto"/>
          </w:divBdr>
        </w:div>
        <w:div w:id="1717584959">
          <w:marLeft w:val="0"/>
          <w:marRight w:val="0"/>
          <w:marTop w:val="0"/>
          <w:marBottom w:val="0"/>
          <w:divBdr>
            <w:top w:val="none" w:sz="0" w:space="0" w:color="auto"/>
            <w:left w:val="none" w:sz="0" w:space="0" w:color="auto"/>
            <w:bottom w:val="none" w:sz="0" w:space="0" w:color="auto"/>
            <w:right w:val="none" w:sz="0" w:space="0" w:color="auto"/>
          </w:divBdr>
        </w:div>
        <w:div w:id="1717780750">
          <w:marLeft w:val="0"/>
          <w:marRight w:val="0"/>
          <w:marTop w:val="0"/>
          <w:marBottom w:val="0"/>
          <w:divBdr>
            <w:top w:val="none" w:sz="0" w:space="0" w:color="auto"/>
            <w:left w:val="none" w:sz="0" w:space="0" w:color="auto"/>
            <w:bottom w:val="none" w:sz="0" w:space="0" w:color="auto"/>
            <w:right w:val="none" w:sz="0" w:space="0" w:color="auto"/>
          </w:divBdr>
        </w:div>
        <w:div w:id="1737975508">
          <w:marLeft w:val="0"/>
          <w:marRight w:val="0"/>
          <w:marTop w:val="0"/>
          <w:marBottom w:val="0"/>
          <w:divBdr>
            <w:top w:val="none" w:sz="0" w:space="0" w:color="auto"/>
            <w:left w:val="none" w:sz="0" w:space="0" w:color="auto"/>
            <w:bottom w:val="none" w:sz="0" w:space="0" w:color="auto"/>
            <w:right w:val="none" w:sz="0" w:space="0" w:color="auto"/>
          </w:divBdr>
        </w:div>
        <w:div w:id="1744377520">
          <w:marLeft w:val="0"/>
          <w:marRight w:val="0"/>
          <w:marTop w:val="0"/>
          <w:marBottom w:val="0"/>
          <w:divBdr>
            <w:top w:val="none" w:sz="0" w:space="0" w:color="auto"/>
            <w:left w:val="none" w:sz="0" w:space="0" w:color="auto"/>
            <w:bottom w:val="none" w:sz="0" w:space="0" w:color="auto"/>
            <w:right w:val="none" w:sz="0" w:space="0" w:color="auto"/>
          </w:divBdr>
        </w:div>
        <w:div w:id="1751925766">
          <w:marLeft w:val="0"/>
          <w:marRight w:val="0"/>
          <w:marTop w:val="0"/>
          <w:marBottom w:val="0"/>
          <w:divBdr>
            <w:top w:val="none" w:sz="0" w:space="0" w:color="auto"/>
            <w:left w:val="none" w:sz="0" w:space="0" w:color="auto"/>
            <w:bottom w:val="none" w:sz="0" w:space="0" w:color="auto"/>
            <w:right w:val="none" w:sz="0" w:space="0" w:color="auto"/>
          </w:divBdr>
        </w:div>
        <w:div w:id="1784305263">
          <w:marLeft w:val="0"/>
          <w:marRight w:val="0"/>
          <w:marTop w:val="0"/>
          <w:marBottom w:val="0"/>
          <w:divBdr>
            <w:top w:val="none" w:sz="0" w:space="0" w:color="auto"/>
            <w:left w:val="none" w:sz="0" w:space="0" w:color="auto"/>
            <w:bottom w:val="none" w:sz="0" w:space="0" w:color="auto"/>
            <w:right w:val="none" w:sz="0" w:space="0" w:color="auto"/>
          </w:divBdr>
        </w:div>
        <w:div w:id="1797523929">
          <w:marLeft w:val="0"/>
          <w:marRight w:val="0"/>
          <w:marTop w:val="0"/>
          <w:marBottom w:val="0"/>
          <w:divBdr>
            <w:top w:val="none" w:sz="0" w:space="0" w:color="auto"/>
            <w:left w:val="none" w:sz="0" w:space="0" w:color="auto"/>
            <w:bottom w:val="none" w:sz="0" w:space="0" w:color="auto"/>
            <w:right w:val="none" w:sz="0" w:space="0" w:color="auto"/>
          </w:divBdr>
        </w:div>
        <w:div w:id="1809738783">
          <w:marLeft w:val="0"/>
          <w:marRight w:val="0"/>
          <w:marTop w:val="0"/>
          <w:marBottom w:val="0"/>
          <w:divBdr>
            <w:top w:val="none" w:sz="0" w:space="0" w:color="auto"/>
            <w:left w:val="none" w:sz="0" w:space="0" w:color="auto"/>
            <w:bottom w:val="none" w:sz="0" w:space="0" w:color="auto"/>
            <w:right w:val="none" w:sz="0" w:space="0" w:color="auto"/>
          </w:divBdr>
        </w:div>
        <w:div w:id="1811286771">
          <w:marLeft w:val="0"/>
          <w:marRight w:val="0"/>
          <w:marTop w:val="0"/>
          <w:marBottom w:val="0"/>
          <w:divBdr>
            <w:top w:val="none" w:sz="0" w:space="0" w:color="auto"/>
            <w:left w:val="none" w:sz="0" w:space="0" w:color="auto"/>
            <w:bottom w:val="none" w:sz="0" w:space="0" w:color="auto"/>
            <w:right w:val="none" w:sz="0" w:space="0" w:color="auto"/>
          </w:divBdr>
        </w:div>
        <w:div w:id="1855682682">
          <w:marLeft w:val="0"/>
          <w:marRight w:val="0"/>
          <w:marTop w:val="0"/>
          <w:marBottom w:val="0"/>
          <w:divBdr>
            <w:top w:val="none" w:sz="0" w:space="0" w:color="auto"/>
            <w:left w:val="none" w:sz="0" w:space="0" w:color="auto"/>
            <w:bottom w:val="none" w:sz="0" w:space="0" w:color="auto"/>
            <w:right w:val="none" w:sz="0" w:space="0" w:color="auto"/>
          </w:divBdr>
        </w:div>
        <w:div w:id="1874421845">
          <w:marLeft w:val="0"/>
          <w:marRight w:val="0"/>
          <w:marTop w:val="0"/>
          <w:marBottom w:val="0"/>
          <w:divBdr>
            <w:top w:val="none" w:sz="0" w:space="0" w:color="auto"/>
            <w:left w:val="none" w:sz="0" w:space="0" w:color="auto"/>
            <w:bottom w:val="none" w:sz="0" w:space="0" w:color="auto"/>
            <w:right w:val="none" w:sz="0" w:space="0" w:color="auto"/>
          </w:divBdr>
        </w:div>
        <w:div w:id="1881552514">
          <w:marLeft w:val="0"/>
          <w:marRight w:val="0"/>
          <w:marTop w:val="0"/>
          <w:marBottom w:val="0"/>
          <w:divBdr>
            <w:top w:val="none" w:sz="0" w:space="0" w:color="auto"/>
            <w:left w:val="none" w:sz="0" w:space="0" w:color="auto"/>
            <w:bottom w:val="none" w:sz="0" w:space="0" w:color="auto"/>
            <w:right w:val="none" w:sz="0" w:space="0" w:color="auto"/>
          </w:divBdr>
        </w:div>
        <w:div w:id="1883206189">
          <w:marLeft w:val="0"/>
          <w:marRight w:val="0"/>
          <w:marTop w:val="0"/>
          <w:marBottom w:val="0"/>
          <w:divBdr>
            <w:top w:val="none" w:sz="0" w:space="0" w:color="auto"/>
            <w:left w:val="none" w:sz="0" w:space="0" w:color="auto"/>
            <w:bottom w:val="none" w:sz="0" w:space="0" w:color="auto"/>
            <w:right w:val="none" w:sz="0" w:space="0" w:color="auto"/>
          </w:divBdr>
        </w:div>
        <w:div w:id="1883515251">
          <w:marLeft w:val="0"/>
          <w:marRight w:val="0"/>
          <w:marTop w:val="0"/>
          <w:marBottom w:val="0"/>
          <w:divBdr>
            <w:top w:val="none" w:sz="0" w:space="0" w:color="auto"/>
            <w:left w:val="none" w:sz="0" w:space="0" w:color="auto"/>
            <w:bottom w:val="none" w:sz="0" w:space="0" w:color="auto"/>
            <w:right w:val="none" w:sz="0" w:space="0" w:color="auto"/>
          </w:divBdr>
        </w:div>
        <w:div w:id="1889296687">
          <w:marLeft w:val="0"/>
          <w:marRight w:val="0"/>
          <w:marTop w:val="0"/>
          <w:marBottom w:val="0"/>
          <w:divBdr>
            <w:top w:val="none" w:sz="0" w:space="0" w:color="auto"/>
            <w:left w:val="none" w:sz="0" w:space="0" w:color="auto"/>
            <w:bottom w:val="none" w:sz="0" w:space="0" w:color="auto"/>
            <w:right w:val="none" w:sz="0" w:space="0" w:color="auto"/>
          </w:divBdr>
        </w:div>
        <w:div w:id="1898542335">
          <w:marLeft w:val="0"/>
          <w:marRight w:val="0"/>
          <w:marTop w:val="0"/>
          <w:marBottom w:val="0"/>
          <w:divBdr>
            <w:top w:val="none" w:sz="0" w:space="0" w:color="auto"/>
            <w:left w:val="none" w:sz="0" w:space="0" w:color="auto"/>
            <w:bottom w:val="none" w:sz="0" w:space="0" w:color="auto"/>
            <w:right w:val="none" w:sz="0" w:space="0" w:color="auto"/>
          </w:divBdr>
        </w:div>
        <w:div w:id="1900240148">
          <w:marLeft w:val="0"/>
          <w:marRight w:val="0"/>
          <w:marTop w:val="0"/>
          <w:marBottom w:val="0"/>
          <w:divBdr>
            <w:top w:val="none" w:sz="0" w:space="0" w:color="auto"/>
            <w:left w:val="none" w:sz="0" w:space="0" w:color="auto"/>
            <w:bottom w:val="none" w:sz="0" w:space="0" w:color="auto"/>
            <w:right w:val="none" w:sz="0" w:space="0" w:color="auto"/>
          </w:divBdr>
        </w:div>
        <w:div w:id="1919170160">
          <w:marLeft w:val="0"/>
          <w:marRight w:val="0"/>
          <w:marTop w:val="0"/>
          <w:marBottom w:val="0"/>
          <w:divBdr>
            <w:top w:val="none" w:sz="0" w:space="0" w:color="auto"/>
            <w:left w:val="none" w:sz="0" w:space="0" w:color="auto"/>
            <w:bottom w:val="none" w:sz="0" w:space="0" w:color="auto"/>
            <w:right w:val="none" w:sz="0" w:space="0" w:color="auto"/>
          </w:divBdr>
        </w:div>
        <w:div w:id="1967732198">
          <w:marLeft w:val="0"/>
          <w:marRight w:val="0"/>
          <w:marTop w:val="0"/>
          <w:marBottom w:val="0"/>
          <w:divBdr>
            <w:top w:val="none" w:sz="0" w:space="0" w:color="auto"/>
            <w:left w:val="none" w:sz="0" w:space="0" w:color="auto"/>
            <w:bottom w:val="none" w:sz="0" w:space="0" w:color="auto"/>
            <w:right w:val="none" w:sz="0" w:space="0" w:color="auto"/>
          </w:divBdr>
        </w:div>
        <w:div w:id="1969242343">
          <w:marLeft w:val="0"/>
          <w:marRight w:val="0"/>
          <w:marTop w:val="0"/>
          <w:marBottom w:val="0"/>
          <w:divBdr>
            <w:top w:val="none" w:sz="0" w:space="0" w:color="auto"/>
            <w:left w:val="none" w:sz="0" w:space="0" w:color="auto"/>
            <w:bottom w:val="none" w:sz="0" w:space="0" w:color="auto"/>
            <w:right w:val="none" w:sz="0" w:space="0" w:color="auto"/>
          </w:divBdr>
        </w:div>
        <w:div w:id="1974865813">
          <w:marLeft w:val="0"/>
          <w:marRight w:val="0"/>
          <w:marTop w:val="0"/>
          <w:marBottom w:val="0"/>
          <w:divBdr>
            <w:top w:val="none" w:sz="0" w:space="0" w:color="auto"/>
            <w:left w:val="none" w:sz="0" w:space="0" w:color="auto"/>
            <w:bottom w:val="none" w:sz="0" w:space="0" w:color="auto"/>
            <w:right w:val="none" w:sz="0" w:space="0" w:color="auto"/>
          </w:divBdr>
        </w:div>
        <w:div w:id="1993943665">
          <w:marLeft w:val="0"/>
          <w:marRight w:val="0"/>
          <w:marTop w:val="0"/>
          <w:marBottom w:val="0"/>
          <w:divBdr>
            <w:top w:val="none" w:sz="0" w:space="0" w:color="auto"/>
            <w:left w:val="none" w:sz="0" w:space="0" w:color="auto"/>
            <w:bottom w:val="none" w:sz="0" w:space="0" w:color="auto"/>
            <w:right w:val="none" w:sz="0" w:space="0" w:color="auto"/>
          </w:divBdr>
        </w:div>
        <w:div w:id="2000039816">
          <w:marLeft w:val="0"/>
          <w:marRight w:val="0"/>
          <w:marTop w:val="0"/>
          <w:marBottom w:val="0"/>
          <w:divBdr>
            <w:top w:val="none" w:sz="0" w:space="0" w:color="auto"/>
            <w:left w:val="none" w:sz="0" w:space="0" w:color="auto"/>
            <w:bottom w:val="none" w:sz="0" w:space="0" w:color="auto"/>
            <w:right w:val="none" w:sz="0" w:space="0" w:color="auto"/>
          </w:divBdr>
        </w:div>
        <w:div w:id="2009676209">
          <w:marLeft w:val="0"/>
          <w:marRight w:val="0"/>
          <w:marTop w:val="0"/>
          <w:marBottom w:val="0"/>
          <w:divBdr>
            <w:top w:val="none" w:sz="0" w:space="0" w:color="auto"/>
            <w:left w:val="none" w:sz="0" w:space="0" w:color="auto"/>
            <w:bottom w:val="none" w:sz="0" w:space="0" w:color="auto"/>
            <w:right w:val="none" w:sz="0" w:space="0" w:color="auto"/>
          </w:divBdr>
        </w:div>
        <w:div w:id="2022469556">
          <w:marLeft w:val="0"/>
          <w:marRight w:val="0"/>
          <w:marTop w:val="0"/>
          <w:marBottom w:val="0"/>
          <w:divBdr>
            <w:top w:val="none" w:sz="0" w:space="0" w:color="auto"/>
            <w:left w:val="none" w:sz="0" w:space="0" w:color="auto"/>
            <w:bottom w:val="none" w:sz="0" w:space="0" w:color="auto"/>
            <w:right w:val="none" w:sz="0" w:space="0" w:color="auto"/>
          </w:divBdr>
        </w:div>
        <w:div w:id="2023781231">
          <w:marLeft w:val="0"/>
          <w:marRight w:val="0"/>
          <w:marTop w:val="0"/>
          <w:marBottom w:val="0"/>
          <w:divBdr>
            <w:top w:val="none" w:sz="0" w:space="0" w:color="auto"/>
            <w:left w:val="none" w:sz="0" w:space="0" w:color="auto"/>
            <w:bottom w:val="none" w:sz="0" w:space="0" w:color="auto"/>
            <w:right w:val="none" w:sz="0" w:space="0" w:color="auto"/>
          </w:divBdr>
        </w:div>
        <w:div w:id="2032294745">
          <w:marLeft w:val="0"/>
          <w:marRight w:val="0"/>
          <w:marTop w:val="0"/>
          <w:marBottom w:val="0"/>
          <w:divBdr>
            <w:top w:val="none" w:sz="0" w:space="0" w:color="auto"/>
            <w:left w:val="none" w:sz="0" w:space="0" w:color="auto"/>
            <w:bottom w:val="none" w:sz="0" w:space="0" w:color="auto"/>
            <w:right w:val="none" w:sz="0" w:space="0" w:color="auto"/>
          </w:divBdr>
        </w:div>
        <w:div w:id="2036732490">
          <w:marLeft w:val="0"/>
          <w:marRight w:val="0"/>
          <w:marTop w:val="0"/>
          <w:marBottom w:val="0"/>
          <w:divBdr>
            <w:top w:val="none" w:sz="0" w:space="0" w:color="auto"/>
            <w:left w:val="none" w:sz="0" w:space="0" w:color="auto"/>
            <w:bottom w:val="none" w:sz="0" w:space="0" w:color="auto"/>
            <w:right w:val="none" w:sz="0" w:space="0" w:color="auto"/>
          </w:divBdr>
        </w:div>
        <w:div w:id="2049985944">
          <w:marLeft w:val="0"/>
          <w:marRight w:val="0"/>
          <w:marTop w:val="0"/>
          <w:marBottom w:val="0"/>
          <w:divBdr>
            <w:top w:val="none" w:sz="0" w:space="0" w:color="auto"/>
            <w:left w:val="none" w:sz="0" w:space="0" w:color="auto"/>
            <w:bottom w:val="none" w:sz="0" w:space="0" w:color="auto"/>
            <w:right w:val="none" w:sz="0" w:space="0" w:color="auto"/>
          </w:divBdr>
        </w:div>
        <w:div w:id="2050563537">
          <w:marLeft w:val="0"/>
          <w:marRight w:val="0"/>
          <w:marTop w:val="0"/>
          <w:marBottom w:val="0"/>
          <w:divBdr>
            <w:top w:val="none" w:sz="0" w:space="0" w:color="auto"/>
            <w:left w:val="none" w:sz="0" w:space="0" w:color="auto"/>
            <w:bottom w:val="none" w:sz="0" w:space="0" w:color="auto"/>
            <w:right w:val="none" w:sz="0" w:space="0" w:color="auto"/>
          </w:divBdr>
        </w:div>
        <w:div w:id="2053143089">
          <w:marLeft w:val="0"/>
          <w:marRight w:val="0"/>
          <w:marTop w:val="0"/>
          <w:marBottom w:val="0"/>
          <w:divBdr>
            <w:top w:val="none" w:sz="0" w:space="0" w:color="auto"/>
            <w:left w:val="none" w:sz="0" w:space="0" w:color="auto"/>
            <w:bottom w:val="none" w:sz="0" w:space="0" w:color="auto"/>
            <w:right w:val="none" w:sz="0" w:space="0" w:color="auto"/>
          </w:divBdr>
        </w:div>
        <w:div w:id="2072149179">
          <w:marLeft w:val="0"/>
          <w:marRight w:val="0"/>
          <w:marTop w:val="0"/>
          <w:marBottom w:val="0"/>
          <w:divBdr>
            <w:top w:val="none" w:sz="0" w:space="0" w:color="auto"/>
            <w:left w:val="none" w:sz="0" w:space="0" w:color="auto"/>
            <w:bottom w:val="none" w:sz="0" w:space="0" w:color="auto"/>
            <w:right w:val="none" w:sz="0" w:space="0" w:color="auto"/>
          </w:divBdr>
        </w:div>
        <w:div w:id="2098164089">
          <w:marLeft w:val="0"/>
          <w:marRight w:val="0"/>
          <w:marTop w:val="0"/>
          <w:marBottom w:val="0"/>
          <w:divBdr>
            <w:top w:val="none" w:sz="0" w:space="0" w:color="auto"/>
            <w:left w:val="none" w:sz="0" w:space="0" w:color="auto"/>
            <w:bottom w:val="none" w:sz="0" w:space="0" w:color="auto"/>
            <w:right w:val="none" w:sz="0" w:space="0" w:color="auto"/>
          </w:divBdr>
        </w:div>
        <w:div w:id="2109037341">
          <w:marLeft w:val="0"/>
          <w:marRight w:val="0"/>
          <w:marTop w:val="0"/>
          <w:marBottom w:val="0"/>
          <w:divBdr>
            <w:top w:val="none" w:sz="0" w:space="0" w:color="auto"/>
            <w:left w:val="none" w:sz="0" w:space="0" w:color="auto"/>
            <w:bottom w:val="none" w:sz="0" w:space="0" w:color="auto"/>
            <w:right w:val="none" w:sz="0" w:space="0" w:color="auto"/>
          </w:divBdr>
        </w:div>
        <w:div w:id="2127045899">
          <w:marLeft w:val="0"/>
          <w:marRight w:val="0"/>
          <w:marTop w:val="0"/>
          <w:marBottom w:val="0"/>
          <w:divBdr>
            <w:top w:val="none" w:sz="0" w:space="0" w:color="auto"/>
            <w:left w:val="none" w:sz="0" w:space="0" w:color="auto"/>
            <w:bottom w:val="none" w:sz="0" w:space="0" w:color="auto"/>
            <w:right w:val="none" w:sz="0" w:space="0" w:color="auto"/>
          </w:divBdr>
        </w:div>
        <w:div w:id="2137940586">
          <w:marLeft w:val="0"/>
          <w:marRight w:val="0"/>
          <w:marTop w:val="0"/>
          <w:marBottom w:val="0"/>
          <w:divBdr>
            <w:top w:val="none" w:sz="0" w:space="0" w:color="auto"/>
            <w:left w:val="none" w:sz="0" w:space="0" w:color="auto"/>
            <w:bottom w:val="none" w:sz="0" w:space="0" w:color="auto"/>
            <w:right w:val="none" w:sz="0" w:space="0" w:color="auto"/>
          </w:divBdr>
        </w:div>
      </w:divsChild>
    </w:div>
    <w:div w:id="1502503073">
      <w:bodyDiv w:val="1"/>
      <w:marLeft w:val="0"/>
      <w:marRight w:val="0"/>
      <w:marTop w:val="0"/>
      <w:marBottom w:val="0"/>
      <w:divBdr>
        <w:top w:val="none" w:sz="0" w:space="0" w:color="auto"/>
        <w:left w:val="none" w:sz="0" w:space="0" w:color="auto"/>
        <w:bottom w:val="none" w:sz="0" w:space="0" w:color="auto"/>
        <w:right w:val="none" w:sz="0" w:space="0" w:color="auto"/>
      </w:divBdr>
      <w:divsChild>
        <w:div w:id="826434919">
          <w:marLeft w:val="0"/>
          <w:marRight w:val="0"/>
          <w:marTop w:val="0"/>
          <w:marBottom w:val="0"/>
          <w:divBdr>
            <w:top w:val="single" w:sz="2" w:space="0" w:color="E5E7EB"/>
            <w:left w:val="single" w:sz="2" w:space="0" w:color="E5E7EB"/>
            <w:bottom w:val="single" w:sz="2" w:space="0" w:color="E5E7EB"/>
            <w:right w:val="single" w:sz="2" w:space="0" w:color="E5E7EB"/>
          </w:divBdr>
          <w:divsChild>
            <w:div w:id="348871074">
              <w:marLeft w:val="0"/>
              <w:marRight w:val="0"/>
              <w:marTop w:val="0"/>
              <w:marBottom w:val="480"/>
              <w:divBdr>
                <w:top w:val="single" w:sz="2" w:space="0" w:color="E5E7EB"/>
                <w:left w:val="single" w:sz="2" w:space="0" w:color="E5E7EB"/>
                <w:bottom w:val="single" w:sz="2" w:space="0" w:color="E5E7EB"/>
                <w:right w:val="single" w:sz="2" w:space="0" w:color="E5E7EB"/>
              </w:divBdr>
              <w:divsChild>
                <w:div w:id="1291403893">
                  <w:marLeft w:val="0"/>
                  <w:marRight w:val="0"/>
                  <w:marTop w:val="0"/>
                  <w:marBottom w:val="0"/>
                  <w:divBdr>
                    <w:top w:val="single" w:sz="2" w:space="0" w:color="E5E7EB"/>
                    <w:left w:val="single" w:sz="2" w:space="0" w:color="E5E7EB"/>
                    <w:bottom w:val="single" w:sz="2" w:space="0" w:color="E5E7EB"/>
                    <w:right w:val="single" w:sz="2" w:space="0" w:color="E5E7EB"/>
                  </w:divBdr>
                  <w:divsChild>
                    <w:div w:id="1052465080">
                      <w:marLeft w:val="0"/>
                      <w:marRight w:val="0"/>
                      <w:marTop w:val="0"/>
                      <w:marBottom w:val="0"/>
                      <w:divBdr>
                        <w:top w:val="single" w:sz="6" w:space="0" w:color="auto"/>
                        <w:left w:val="single" w:sz="6" w:space="0" w:color="auto"/>
                        <w:bottom w:val="single" w:sz="6" w:space="0" w:color="auto"/>
                        <w:right w:val="single" w:sz="6" w:space="0" w:color="auto"/>
                      </w:divBdr>
                      <w:divsChild>
                        <w:div w:id="1879388712">
                          <w:marLeft w:val="0"/>
                          <w:marRight w:val="0"/>
                          <w:marTop w:val="0"/>
                          <w:marBottom w:val="0"/>
                          <w:divBdr>
                            <w:top w:val="single" w:sz="2" w:space="0" w:color="E5E7EB"/>
                            <w:left w:val="single" w:sz="2" w:space="0" w:color="E5E7EB"/>
                            <w:bottom w:val="single" w:sz="2" w:space="0" w:color="E5E7EB"/>
                            <w:right w:val="single" w:sz="2" w:space="0" w:color="E5E7EB"/>
                          </w:divBdr>
                          <w:divsChild>
                            <w:div w:id="1384477667">
                              <w:marLeft w:val="0"/>
                              <w:marRight w:val="0"/>
                              <w:marTop w:val="0"/>
                              <w:marBottom w:val="0"/>
                              <w:divBdr>
                                <w:top w:val="single" w:sz="2" w:space="6" w:color="E5E7EB"/>
                                <w:left w:val="single" w:sz="2" w:space="12" w:color="E5E7EB"/>
                                <w:bottom w:val="single" w:sz="2" w:space="6" w:color="E5E7EB"/>
                                <w:right w:val="single" w:sz="2" w:space="12" w:color="E5E7EB"/>
                              </w:divBdr>
                              <w:divsChild>
                                <w:div w:id="432868087">
                                  <w:marLeft w:val="0"/>
                                  <w:marRight w:val="0"/>
                                  <w:marTop w:val="0"/>
                                  <w:marBottom w:val="0"/>
                                  <w:divBdr>
                                    <w:top w:val="single" w:sz="2" w:space="0" w:color="E5E7EB"/>
                                    <w:left w:val="single" w:sz="2" w:space="0" w:color="E5E7EB"/>
                                    <w:bottom w:val="single" w:sz="2" w:space="0" w:color="E5E7EB"/>
                                    <w:right w:val="single" w:sz="2" w:space="0" w:color="E5E7EB"/>
                                  </w:divBdr>
                                  <w:divsChild>
                                    <w:div w:id="1931935968">
                                      <w:marLeft w:val="0"/>
                                      <w:marRight w:val="0"/>
                                      <w:marTop w:val="0"/>
                                      <w:marBottom w:val="0"/>
                                      <w:divBdr>
                                        <w:top w:val="single" w:sz="2" w:space="3" w:color="E5E7EB"/>
                                        <w:left w:val="single" w:sz="2" w:space="0" w:color="E5E7EB"/>
                                        <w:bottom w:val="single" w:sz="2" w:space="3" w:color="E5E7EB"/>
                                        <w:right w:val="single" w:sz="2" w:space="0" w:color="E5E7EB"/>
                                      </w:divBdr>
                                    </w:div>
                                  </w:divsChild>
                                </w:div>
                                <w:div w:id="537472042">
                                  <w:marLeft w:val="0"/>
                                  <w:marRight w:val="0"/>
                                  <w:marTop w:val="0"/>
                                  <w:marBottom w:val="0"/>
                                  <w:divBdr>
                                    <w:top w:val="single" w:sz="2" w:space="0" w:color="E5E7EB"/>
                                    <w:left w:val="single" w:sz="2" w:space="0" w:color="E5E7EB"/>
                                    <w:bottom w:val="single" w:sz="2" w:space="0" w:color="E5E7EB"/>
                                    <w:right w:val="single" w:sz="2" w:space="0" w:color="E5E7EB"/>
                                  </w:divBdr>
                                  <w:divsChild>
                                    <w:div w:id="500394626">
                                      <w:marLeft w:val="0"/>
                                      <w:marRight w:val="0"/>
                                      <w:marTop w:val="0"/>
                                      <w:marBottom w:val="0"/>
                                      <w:divBdr>
                                        <w:top w:val="single" w:sz="2" w:space="0" w:color="E5E7EB"/>
                                        <w:left w:val="single" w:sz="2" w:space="0" w:color="E5E7EB"/>
                                        <w:bottom w:val="single" w:sz="2" w:space="6" w:color="E5E7EB"/>
                                        <w:right w:val="single" w:sz="2" w:space="0" w:color="E5E7EB"/>
                                      </w:divBdr>
                                      <w:divsChild>
                                        <w:div w:id="636649121">
                                          <w:marLeft w:val="-240"/>
                                          <w:marRight w:val="-240"/>
                                          <w:marTop w:val="120"/>
                                          <w:marBottom w:val="0"/>
                                          <w:divBdr>
                                            <w:top w:val="single" w:sz="2" w:space="0" w:color="E5E7EB"/>
                                            <w:left w:val="single" w:sz="2" w:space="0" w:color="E5E7EB"/>
                                            <w:bottom w:val="single" w:sz="2" w:space="0" w:color="E5E7EB"/>
                                            <w:right w:val="single" w:sz="2" w:space="0" w:color="E5E7EB"/>
                                          </w:divBdr>
                                          <w:divsChild>
                                            <w:div w:id="6743087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1165392904">
          <w:marLeft w:val="0"/>
          <w:marRight w:val="0"/>
          <w:marTop w:val="480"/>
          <w:marBottom w:val="480"/>
          <w:divBdr>
            <w:top w:val="single" w:sz="2" w:space="0" w:color="E5E7EB"/>
            <w:left w:val="single" w:sz="2" w:space="0" w:color="E5E7EB"/>
            <w:bottom w:val="single" w:sz="2" w:space="0" w:color="E5E7EB"/>
            <w:right w:val="single" w:sz="2" w:space="0" w:color="E5E7EB"/>
          </w:divBdr>
          <w:divsChild>
            <w:div w:id="9481287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15651597">
      <w:bodyDiv w:val="1"/>
      <w:marLeft w:val="0"/>
      <w:marRight w:val="0"/>
      <w:marTop w:val="0"/>
      <w:marBottom w:val="0"/>
      <w:divBdr>
        <w:top w:val="none" w:sz="0" w:space="0" w:color="auto"/>
        <w:left w:val="none" w:sz="0" w:space="0" w:color="auto"/>
        <w:bottom w:val="none" w:sz="0" w:space="0" w:color="auto"/>
        <w:right w:val="none" w:sz="0" w:space="0" w:color="auto"/>
      </w:divBdr>
      <w:divsChild>
        <w:div w:id="7216703">
          <w:marLeft w:val="0"/>
          <w:marRight w:val="0"/>
          <w:marTop w:val="360"/>
          <w:marBottom w:val="0"/>
          <w:divBdr>
            <w:top w:val="none" w:sz="0" w:space="0" w:color="auto"/>
            <w:left w:val="none" w:sz="0" w:space="0" w:color="auto"/>
            <w:bottom w:val="none" w:sz="0" w:space="0" w:color="auto"/>
            <w:right w:val="none" w:sz="0" w:space="0" w:color="auto"/>
          </w:divBdr>
        </w:div>
        <w:div w:id="129323623">
          <w:marLeft w:val="0"/>
          <w:marRight w:val="0"/>
          <w:marTop w:val="360"/>
          <w:marBottom w:val="0"/>
          <w:divBdr>
            <w:top w:val="none" w:sz="0" w:space="0" w:color="auto"/>
            <w:left w:val="none" w:sz="0" w:space="0" w:color="auto"/>
            <w:bottom w:val="none" w:sz="0" w:space="0" w:color="auto"/>
            <w:right w:val="none" w:sz="0" w:space="0" w:color="auto"/>
          </w:divBdr>
        </w:div>
        <w:div w:id="323049911">
          <w:marLeft w:val="0"/>
          <w:marRight w:val="0"/>
          <w:marTop w:val="360"/>
          <w:marBottom w:val="0"/>
          <w:divBdr>
            <w:top w:val="none" w:sz="0" w:space="0" w:color="auto"/>
            <w:left w:val="none" w:sz="0" w:space="0" w:color="auto"/>
            <w:bottom w:val="none" w:sz="0" w:space="0" w:color="auto"/>
            <w:right w:val="none" w:sz="0" w:space="0" w:color="auto"/>
          </w:divBdr>
        </w:div>
        <w:div w:id="496847891">
          <w:marLeft w:val="0"/>
          <w:marRight w:val="0"/>
          <w:marTop w:val="360"/>
          <w:marBottom w:val="0"/>
          <w:divBdr>
            <w:top w:val="none" w:sz="0" w:space="0" w:color="auto"/>
            <w:left w:val="none" w:sz="0" w:space="0" w:color="auto"/>
            <w:bottom w:val="none" w:sz="0" w:space="0" w:color="auto"/>
            <w:right w:val="none" w:sz="0" w:space="0" w:color="auto"/>
          </w:divBdr>
        </w:div>
        <w:div w:id="740561452">
          <w:marLeft w:val="0"/>
          <w:marRight w:val="0"/>
          <w:marTop w:val="360"/>
          <w:marBottom w:val="0"/>
          <w:divBdr>
            <w:top w:val="none" w:sz="0" w:space="0" w:color="auto"/>
            <w:left w:val="none" w:sz="0" w:space="0" w:color="auto"/>
            <w:bottom w:val="none" w:sz="0" w:space="0" w:color="auto"/>
            <w:right w:val="none" w:sz="0" w:space="0" w:color="auto"/>
          </w:divBdr>
        </w:div>
        <w:div w:id="1283926384">
          <w:marLeft w:val="0"/>
          <w:marRight w:val="0"/>
          <w:marTop w:val="360"/>
          <w:marBottom w:val="0"/>
          <w:divBdr>
            <w:top w:val="none" w:sz="0" w:space="0" w:color="auto"/>
            <w:left w:val="none" w:sz="0" w:space="0" w:color="auto"/>
            <w:bottom w:val="none" w:sz="0" w:space="0" w:color="auto"/>
            <w:right w:val="none" w:sz="0" w:space="0" w:color="auto"/>
          </w:divBdr>
        </w:div>
        <w:div w:id="1324242754">
          <w:marLeft w:val="0"/>
          <w:marRight w:val="0"/>
          <w:marTop w:val="360"/>
          <w:marBottom w:val="0"/>
          <w:divBdr>
            <w:top w:val="none" w:sz="0" w:space="0" w:color="auto"/>
            <w:left w:val="none" w:sz="0" w:space="0" w:color="auto"/>
            <w:bottom w:val="none" w:sz="0" w:space="0" w:color="auto"/>
            <w:right w:val="none" w:sz="0" w:space="0" w:color="auto"/>
          </w:divBdr>
        </w:div>
        <w:div w:id="1495758323">
          <w:marLeft w:val="0"/>
          <w:marRight w:val="0"/>
          <w:marTop w:val="360"/>
          <w:marBottom w:val="0"/>
          <w:divBdr>
            <w:top w:val="none" w:sz="0" w:space="0" w:color="auto"/>
            <w:left w:val="none" w:sz="0" w:space="0" w:color="auto"/>
            <w:bottom w:val="none" w:sz="0" w:space="0" w:color="auto"/>
            <w:right w:val="none" w:sz="0" w:space="0" w:color="auto"/>
          </w:divBdr>
        </w:div>
        <w:div w:id="1631280895">
          <w:marLeft w:val="0"/>
          <w:marRight w:val="0"/>
          <w:marTop w:val="360"/>
          <w:marBottom w:val="0"/>
          <w:divBdr>
            <w:top w:val="none" w:sz="0" w:space="0" w:color="auto"/>
            <w:left w:val="none" w:sz="0" w:space="0" w:color="auto"/>
            <w:bottom w:val="none" w:sz="0" w:space="0" w:color="auto"/>
            <w:right w:val="none" w:sz="0" w:space="0" w:color="auto"/>
          </w:divBdr>
        </w:div>
      </w:divsChild>
    </w:div>
    <w:div w:id="1602228052">
      <w:bodyDiv w:val="1"/>
      <w:marLeft w:val="0"/>
      <w:marRight w:val="0"/>
      <w:marTop w:val="0"/>
      <w:marBottom w:val="0"/>
      <w:divBdr>
        <w:top w:val="none" w:sz="0" w:space="0" w:color="auto"/>
        <w:left w:val="none" w:sz="0" w:space="0" w:color="auto"/>
        <w:bottom w:val="none" w:sz="0" w:space="0" w:color="auto"/>
        <w:right w:val="none" w:sz="0" w:space="0" w:color="auto"/>
      </w:divBdr>
      <w:divsChild>
        <w:div w:id="817957604">
          <w:marLeft w:val="0"/>
          <w:marRight w:val="0"/>
          <w:marTop w:val="360"/>
          <w:marBottom w:val="0"/>
          <w:divBdr>
            <w:top w:val="none" w:sz="0" w:space="0" w:color="auto"/>
            <w:left w:val="none" w:sz="0" w:space="0" w:color="auto"/>
            <w:bottom w:val="none" w:sz="0" w:space="0" w:color="auto"/>
            <w:right w:val="none" w:sz="0" w:space="0" w:color="auto"/>
          </w:divBdr>
        </w:div>
        <w:div w:id="1307709857">
          <w:marLeft w:val="0"/>
          <w:marRight w:val="0"/>
          <w:marTop w:val="360"/>
          <w:marBottom w:val="0"/>
          <w:divBdr>
            <w:top w:val="none" w:sz="0" w:space="0" w:color="auto"/>
            <w:left w:val="none" w:sz="0" w:space="0" w:color="auto"/>
            <w:bottom w:val="none" w:sz="0" w:space="0" w:color="auto"/>
            <w:right w:val="none" w:sz="0" w:space="0" w:color="auto"/>
          </w:divBdr>
        </w:div>
        <w:div w:id="1449082203">
          <w:marLeft w:val="0"/>
          <w:marRight w:val="0"/>
          <w:marTop w:val="360"/>
          <w:marBottom w:val="0"/>
          <w:divBdr>
            <w:top w:val="none" w:sz="0" w:space="0" w:color="auto"/>
            <w:left w:val="none" w:sz="0" w:space="0" w:color="auto"/>
            <w:bottom w:val="none" w:sz="0" w:space="0" w:color="auto"/>
            <w:right w:val="none" w:sz="0" w:space="0" w:color="auto"/>
          </w:divBdr>
        </w:div>
      </w:divsChild>
    </w:div>
    <w:div w:id="1628657352">
      <w:bodyDiv w:val="1"/>
      <w:marLeft w:val="0"/>
      <w:marRight w:val="0"/>
      <w:marTop w:val="0"/>
      <w:marBottom w:val="0"/>
      <w:divBdr>
        <w:top w:val="none" w:sz="0" w:space="0" w:color="auto"/>
        <w:left w:val="none" w:sz="0" w:space="0" w:color="auto"/>
        <w:bottom w:val="none" w:sz="0" w:space="0" w:color="auto"/>
        <w:right w:val="none" w:sz="0" w:space="0" w:color="auto"/>
      </w:divBdr>
    </w:div>
    <w:div w:id="1674914615">
      <w:bodyDiv w:val="1"/>
      <w:marLeft w:val="0"/>
      <w:marRight w:val="0"/>
      <w:marTop w:val="0"/>
      <w:marBottom w:val="0"/>
      <w:divBdr>
        <w:top w:val="none" w:sz="0" w:space="0" w:color="auto"/>
        <w:left w:val="none" w:sz="0" w:space="0" w:color="auto"/>
        <w:bottom w:val="none" w:sz="0" w:space="0" w:color="auto"/>
        <w:right w:val="none" w:sz="0" w:space="0" w:color="auto"/>
      </w:divBdr>
    </w:div>
    <w:div w:id="1729374088">
      <w:bodyDiv w:val="1"/>
      <w:marLeft w:val="0"/>
      <w:marRight w:val="0"/>
      <w:marTop w:val="0"/>
      <w:marBottom w:val="0"/>
      <w:divBdr>
        <w:top w:val="none" w:sz="0" w:space="0" w:color="auto"/>
        <w:left w:val="none" w:sz="0" w:space="0" w:color="auto"/>
        <w:bottom w:val="none" w:sz="0" w:space="0" w:color="auto"/>
        <w:right w:val="none" w:sz="0" w:space="0" w:color="auto"/>
      </w:divBdr>
      <w:divsChild>
        <w:div w:id="322272680">
          <w:marLeft w:val="0"/>
          <w:marRight w:val="0"/>
          <w:marTop w:val="360"/>
          <w:marBottom w:val="0"/>
          <w:divBdr>
            <w:top w:val="none" w:sz="0" w:space="0" w:color="auto"/>
            <w:left w:val="none" w:sz="0" w:space="0" w:color="auto"/>
            <w:bottom w:val="none" w:sz="0" w:space="0" w:color="auto"/>
            <w:right w:val="none" w:sz="0" w:space="0" w:color="auto"/>
          </w:divBdr>
        </w:div>
        <w:div w:id="1049258945">
          <w:marLeft w:val="0"/>
          <w:marRight w:val="0"/>
          <w:marTop w:val="360"/>
          <w:marBottom w:val="0"/>
          <w:divBdr>
            <w:top w:val="none" w:sz="0" w:space="0" w:color="auto"/>
            <w:left w:val="none" w:sz="0" w:space="0" w:color="auto"/>
            <w:bottom w:val="none" w:sz="0" w:space="0" w:color="auto"/>
            <w:right w:val="none" w:sz="0" w:space="0" w:color="auto"/>
          </w:divBdr>
        </w:div>
        <w:div w:id="2059088129">
          <w:marLeft w:val="0"/>
          <w:marRight w:val="0"/>
          <w:marTop w:val="360"/>
          <w:marBottom w:val="0"/>
          <w:divBdr>
            <w:top w:val="none" w:sz="0" w:space="0" w:color="auto"/>
            <w:left w:val="none" w:sz="0" w:space="0" w:color="auto"/>
            <w:bottom w:val="none" w:sz="0" w:space="0" w:color="auto"/>
            <w:right w:val="none" w:sz="0" w:space="0" w:color="auto"/>
          </w:divBdr>
        </w:div>
      </w:divsChild>
    </w:div>
    <w:div w:id="1773012438">
      <w:bodyDiv w:val="1"/>
      <w:marLeft w:val="0"/>
      <w:marRight w:val="0"/>
      <w:marTop w:val="0"/>
      <w:marBottom w:val="0"/>
      <w:divBdr>
        <w:top w:val="none" w:sz="0" w:space="0" w:color="auto"/>
        <w:left w:val="none" w:sz="0" w:space="0" w:color="auto"/>
        <w:bottom w:val="none" w:sz="0" w:space="0" w:color="auto"/>
        <w:right w:val="none" w:sz="0" w:space="0" w:color="auto"/>
      </w:divBdr>
    </w:div>
    <w:div w:id="1774209663">
      <w:bodyDiv w:val="1"/>
      <w:marLeft w:val="0"/>
      <w:marRight w:val="0"/>
      <w:marTop w:val="0"/>
      <w:marBottom w:val="0"/>
      <w:divBdr>
        <w:top w:val="none" w:sz="0" w:space="0" w:color="auto"/>
        <w:left w:val="none" w:sz="0" w:space="0" w:color="auto"/>
        <w:bottom w:val="none" w:sz="0" w:space="0" w:color="auto"/>
        <w:right w:val="none" w:sz="0" w:space="0" w:color="auto"/>
      </w:divBdr>
    </w:div>
    <w:div w:id="1776361543">
      <w:bodyDiv w:val="1"/>
      <w:marLeft w:val="0"/>
      <w:marRight w:val="0"/>
      <w:marTop w:val="0"/>
      <w:marBottom w:val="0"/>
      <w:divBdr>
        <w:top w:val="none" w:sz="0" w:space="0" w:color="auto"/>
        <w:left w:val="none" w:sz="0" w:space="0" w:color="auto"/>
        <w:bottom w:val="none" w:sz="0" w:space="0" w:color="auto"/>
        <w:right w:val="none" w:sz="0" w:space="0" w:color="auto"/>
      </w:divBdr>
    </w:div>
    <w:div w:id="1925802766">
      <w:bodyDiv w:val="1"/>
      <w:marLeft w:val="0"/>
      <w:marRight w:val="0"/>
      <w:marTop w:val="0"/>
      <w:marBottom w:val="0"/>
      <w:divBdr>
        <w:top w:val="none" w:sz="0" w:space="0" w:color="auto"/>
        <w:left w:val="none" w:sz="0" w:space="0" w:color="auto"/>
        <w:bottom w:val="none" w:sz="0" w:space="0" w:color="auto"/>
        <w:right w:val="none" w:sz="0" w:space="0" w:color="auto"/>
      </w:divBdr>
    </w:div>
    <w:div w:id="1940988833">
      <w:bodyDiv w:val="1"/>
      <w:marLeft w:val="0"/>
      <w:marRight w:val="0"/>
      <w:marTop w:val="0"/>
      <w:marBottom w:val="0"/>
      <w:divBdr>
        <w:top w:val="none" w:sz="0" w:space="0" w:color="auto"/>
        <w:left w:val="none" w:sz="0" w:space="0" w:color="auto"/>
        <w:bottom w:val="none" w:sz="0" w:space="0" w:color="auto"/>
        <w:right w:val="none" w:sz="0" w:space="0" w:color="auto"/>
      </w:divBdr>
    </w:div>
    <w:div w:id="2025862642">
      <w:bodyDiv w:val="1"/>
      <w:marLeft w:val="0"/>
      <w:marRight w:val="0"/>
      <w:marTop w:val="0"/>
      <w:marBottom w:val="0"/>
      <w:divBdr>
        <w:top w:val="none" w:sz="0" w:space="0" w:color="auto"/>
        <w:left w:val="none" w:sz="0" w:space="0" w:color="auto"/>
        <w:bottom w:val="none" w:sz="0" w:space="0" w:color="auto"/>
        <w:right w:val="none" w:sz="0" w:space="0" w:color="auto"/>
      </w:divBdr>
      <w:divsChild>
        <w:div w:id="19480177">
          <w:marLeft w:val="0"/>
          <w:marRight w:val="0"/>
          <w:marTop w:val="360"/>
          <w:marBottom w:val="0"/>
          <w:divBdr>
            <w:top w:val="none" w:sz="0" w:space="0" w:color="auto"/>
            <w:left w:val="none" w:sz="0" w:space="0" w:color="auto"/>
            <w:bottom w:val="none" w:sz="0" w:space="0" w:color="auto"/>
            <w:right w:val="none" w:sz="0" w:space="0" w:color="auto"/>
          </w:divBdr>
        </w:div>
        <w:div w:id="151874126">
          <w:marLeft w:val="0"/>
          <w:marRight w:val="0"/>
          <w:marTop w:val="360"/>
          <w:marBottom w:val="0"/>
          <w:divBdr>
            <w:top w:val="none" w:sz="0" w:space="0" w:color="auto"/>
            <w:left w:val="none" w:sz="0" w:space="0" w:color="auto"/>
            <w:bottom w:val="none" w:sz="0" w:space="0" w:color="auto"/>
            <w:right w:val="none" w:sz="0" w:space="0" w:color="auto"/>
          </w:divBdr>
        </w:div>
        <w:div w:id="399181156">
          <w:marLeft w:val="0"/>
          <w:marRight w:val="0"/>
          <w:marTop w:val="360"/>
          <w:marBottom w:val="0"/>
          <w:divBdr>
            <w:top w:val="none" w:sz="0" w:space="0" w:color="auto"/>
            <w:left w:val="none" w:sz="0" w:space="0" w:color="auto"/>
            <w:bottom w:val="none" w:sz="0" w:space="0" w:color="auto"/>
            <w:right w:val="none" w:sz="0" w:space="0" w:color="auto"/>
          </w:divBdr>
        </w:div>
        <w:div w:id="417335354">
          <w:marLeft w:val="0"/>
          <w:marRight w:val="0"/>
          <w:marTop w:val="360"/>
          <w:marBottom w:val="0"/>
          <w:divBdr>
            <w:top w:val="none" w:sz="0" w:space="0" w:color="auto"/>
            <w:left w:val="none" w:sz="0" w:space="0" w:color="auto"/>
            <w:bottom w:val="none" w:sz="0" w:space="0" w:color="auto"/>
            <w:right w:val="none" w:sz="0" w:space="0" w:color="auto"/>
          </w:divBdr>
        </w:div>
        <w:div w:id="688725376">
          <w:marLeft w:val="-75"/>
          <w:marRight w:val="0"/>
          <w:marTop w:val="480"/>
          <w:marBottom w:val="360"/>
          <w:divBdr>
            <w:top w:val="none" w:sz="0" w:space="0" w:color="auto"/>
            <w:left w:val="none" w:sz="0" w:space="0" w:color="auto"/>
            <w:bottom w:val="none" w:sz="0" w:space="0" w:color="auto"/>
            <w:right w:val="none" w:sz="0" w:space="0" w:color="auto"/>
          </w:divBdr>
        </w:div>
        <w:div w:id="969894165">
          <w:marLeft w:val="0"/>
          <w:marRight w:val="0"/>
          <w:marTop w:val="360"/>
          <w:marBottom w:val="0"/>
          <w:divBdr>
            <w:top w:val="none" w:sz="0" w:space="0" w:color="auto"/>
            <w:left w:val="none" w:sz="0" w:space="0" w:color="auto"/>
            <w:bottom w:val="none" w:sz="0" w:space="0" w:color="auto"/>
            <w:right w:val="none" w:sz="0" w:space="0" w:color="auto"/>
          </w:divBdr>
        </w:div>
        <w:div w:id="1086536024">
          <w:marLeft w:val="0"/>
          <w:marRight w:val="0"/>
          <w:marTop w:val="360"/>
          <w:marBottom w:val="0"/>
          <w:divBdr>
            <w:top w:val="none" w:sz="0" w:space="0" w:color="auto"/>
            <w:left w:val="none" w:sz="0" w:space="0" w:color="auto"/>
            <w:bottom w:val="none" w:sz="0" w:space="0" w:color="auto"/>
            <w:right w:val="none" w:sz="0" w:space="0" w:color="auto"/>
          </w:divBdr>
        </w:div>
        <w:div w:id="1199006091">
          <w:marLeft w:val="0"/>
          <w:marRight w:val="0"/>
          <w:marTop w:val="360"/>
          <w:marBottom w:val="0"/>
          <w:divBdr>
            <w:top w:val="none" w:sz="0" w:space="0" w:color="auto"/>
            <w:left w:val="none" w:sz="0" w:space="0" w:color="auto"/>
            <w:bottom w:val="none" w:sz="0" w:space="0" w:color="auto"/>
            <w:right w:val="none" w:sz="0" w:space="0" w:color="auto"/>
          </w:divBdr>
        </w:div>
        <w:div w:id="1251935301">
          <w:marLeft w:val="0"/>
          <w:marRight w:val="0"/>
          <w:marTop w:val="360"/>
          <w:marBottom w:val="0"/>
          <w:divBdr>
            <w:top w:val="none" w:sz="0" w:space="0" w:color="auto"/>
            <w:left w:val="none" w:sz="0" w:space="0" w:color="auto"/>
            <w:bottom w:val="none" w:sz="0" w:space="0" w:color="auto"/>
            <w:right w:val="none" w:sz="0" w:space="0" w:color="auto"/>
          </w:divBdr>
        </w:div>
        <w:div w:id="1347636199">
          <w:marLeft w:val="0"/>
          <w:marRight w:val="0"/>
          <w:marTop w:val="360"/>
          <w:marBottom w:val="0"/>
          <w:divBdr>
            <w:top w:val="none" w:sz="0" w:space="0" w:color="auto"/>
            <w:left w:val="none" w:sz="0" w:space="0" w:color="auto"/>
            <w:bottom w:val="none" w:sz="0" w:space="0" w:color="auto"/>
            <w:right w:val="none" w:sz="0" w:space="0" w:color="auto"/>
          </w:divBdr>
        </w:div>
        <w:div w:id="1656765656">
          <w:marLeft w:val="-75"/>
          <w:marRight w:val="0"/>
          <w:marTop w:val="480"/>
          <w:marBottom w:val="360"/>
          <w:divBdr>
            <w:top w:val="none" w:sz="0" w:space="0" w:color="auto"/>
            <w:left w:val="none" w:sz="0" w:space="0" w:color="auto"/>
            <w:bottom w:val="none" w:sz="0" w:space="0" w:color="auto"/>
            <w:right w:val="none" w:sz="0" w:space="0" w:color="auto"/>
          </w:divBdr>
        </w:div>
        <w:div w:id="1666544497">
          <w:marLeft w:val="0"/>
          <w:marRight w:val="0"/>
          <w:marTop w:val="360"/>
          <w:marBottom w:val="0"/>
          <w:divBdr>
            <w:top w:val="none" w:sz="0" w:space="0" w:color="auto"/>
            <w:left w:val="none" w:sz="0" w:space="0" w:color="auto"/>
            <w:bottom w:val="none" w:sz="0" w:space="0" w:color="auto"/>
            <w:right w:val="none" w:sz="0" w:space="0" w:color="auto"/>
          </w:divBdr>
        </w:div>
      </w:divsChild>
    </w:div>
    <w:div w:id="2060088908">
      <w:bodyDiv w:val="1"/>
      <w:marLeft w:val="0"/>
      <w:marRight w:val="0"/>
      <w:marTop w:val="0"/>
      <w:marBottom w:val="0"/>
      <w:divBdr>
        <w:top w:val="none" w:sz="0" w:space="0" w:color="auto"/>
        <w:left w:val="none" w:sz="0" w:space="0" w:color="auto"/>
        <w:bottom w:val="none" w:sz="0" w:space="0" w:color="auto"/>
        <w:right w:val="none" w:sz="0" w:space="0" w:color="auto"/>
      </w:divBdr>
    </w:div>
    <w:div w:id="2092576468">
      <w:bodyDiv w:val="1"/>
      <w:marLeft w:val="0"/>
      <w:marRight w:val="0"/>
      <w:marTop w:val="0"/>
      <w:marBottom w:val="0"/>
      <w:divBdr>
        <w:top w:val="none" w:sz="0" w:space="0" w:color="auto"/>
        <w:left w:val="none" w:sz="0" w:space="0" w:color="auto"/>
        <w:bottom w:val="none" w:sz="0" w:space="0" w:color="auto"/>
        <w:right w:val="none" w:sz="0" w:space="0" w:color="auto"/>
      </w:divBdr>
      <w:divsChild>
        <w:div w:id="127556501">
          <w:marLeft w:val="0"/>
          <w:marRight w:val="0"/>
          <w:marTop w:val="360"/>
          <w:marBottom w:val="0"/>
          <w:divBdr>
            <w:top w:val="none" w:sz="0" w:space="0" w:color="auto"/>
            <w:left w:val="none" w:sz="0" w:space="0" w:color="auto"/>
            <w:bottom w:val="none" w:sz="0" w:space="0" w:color="auto"/>
            <w:right w:val="none" w:sz="0" w:space="0" w:color="auto"/>
          </w:divBdr>
        </w:div>
        <w:div w:id="279840107">
          <w:marLeft w:val="0"/>
          <w:marRight w:val="0"/>
          <w:marTop w:val="360"/>
          <w:marBottom w:val="0"/>
          <w:divBdr>
            <w:top w:val="none" w:sz="0" w:space="0" w:color="auto"/>
            <w:left w:val="none" w:sz="0" w:space="0" w:color="auto"/>
            <w:bottom w:val="none" w:sz="0" w:space="0" w:color="auto"/>
            <w:right w:val="none" w:sz="0" w:space="0" w:color="auto"/>
          </w:divBdr>
        </w:div>
        <w:div w:id="325859322">
          <w:marLeft w:val="0"/>
          <w:marRight w:val="0"/>
          <w:marTop w:val="360"/>
          <w:marBottom w:val="0"/>
          <w:divBdr>
            <w:top w:val="none" w:sz="0" w:space="0" w:color="auto"/>
            <w:left w:val="none" w:sz="0" w:space="0" w:color="auto"/>
            <w:bottom w:val="none" w:sz="0" w:space="0" w:color="auto"/>
            <w:right w:val="none" w:sz="0" w:space="0" w:color="auto"/>
          </w:divBdr>
        </w:div>
        <w:div w:id="361712390">
          <w:marLeft w:val="0"/>
          <w:marRight w:val="0"/>
          <w:marTop w:val="360"/>
          <w:marBottom w:val="0"/>
          <w:divBdr>
            <w:top w:val="none" w:sz="0" w:space="0" w:color="auto"/>
            <w:left w:val="none" w:sz="0" w:space="0" w:color="auto"/>
            <w:bottom w:val="none" w:sz="0" w:space="0" w:color="auto"/>
            <w:right w:val="none" w:sz="0" w:space="0" w:color="auto"/>
          </w:divBdr>
        </w:div>
        <w:div w:id="433332810">
          <w:marLeft w:val="0"/>
          <w:marRight w:val="0"/>
          <w:marTop w:val="360"/>
          <w:marBottom w:val="0"/>
          <w:divBdr>
            <w:top w:val="none" w:sz="0" w:space="0" w:color="auto"/>
            <w:left w:val="none" w:sz="0" w:space="0" w:color="auto"/>
            <w:bottom w:val="none" w:sz="0" w:space="0" w:color="auto"/>
            <w:right w:val="none" w:sz="0" w:space="0" w:color="auto"/>
          </w:divBdr>
        </w:div>
        <w:div w:id="588002835">
          <w:marLeft w:val="0"/>
          <w:marRight w:val="0"/>
          <w:marTop w:val="360"/>
          <w:marBottom w:val="0"/>
          <w:divBdr>
            <w:top w:val="none" w:sz="0" w:space="0" w:color="auto"/>
            <w:left w:val="none" w:sz="0" w:space="0" w:color="auto"/>
            <w:bottom w:val="none" w:sz="0" w:space="0" w:color="auto"/>
            <w:right w:val="none" w:sz="0" w:space="0" w:color="auto"/>
          </w:divBdr>
        </w:div>
        <w:div w:id="1148983335">
          <w:marLeft w:val="0"/>
          <w:marRight w:val="0"/>
          <w:marTop w:val="360"/>
          <w:marBottom w:val="0"/>
          <w:divBdr>
            <w:top w:val="none" w:sz="0" w:space="0" w:color="auto"/>
            <w:left w:val="none" w:sz="0" w:space="0" w:color="auto"/>
            <w:bottom w:val="none" w:sz="0" w:space="0" w:color="auto"/>
            <w:right w:val="none" w:sz="0" w:space="0" w:color="auto"/>
          </w:divBdr>
        </w:div>
        <w:div w:id="1926457621">
          <w:marLeft w:val="0"/>
          <w:marRight w:val="0"/>
          <w:marTop w:val="360"/>
          <w:marBottom w:val="0"/>
          <w:divBdr>
            <w:top w:val="none" w:sz="0" w:space="0" w:color="auto"/>
            <w:left w:val="none" w:sz="0" w:space="0" w:color="auto"/>
            <w:bottom w:val="none" w:sz="0" w:space="0" w:color="auto"/>
            <w:right w:val="none" w:sz="0" w:space="0" w:color="auto"/>
          </w:divBdr>
        </w:div>
        <w:div w:id="2088109153">
          <w:marLeft w:val="0"/>
          <w:marRight w:val="0"/>
          <w:marTop w:val="360"/>
          <w:marBottom w:val="0"/>
          <w:divBdr>
            <w:top w:val="none" w:sz="0" w:space="0" w:color="auto"/>
            <w:left w:val="none" w:sz="0" w:space="0" w:color="auto"/>
            <w:bottom w:val="none" w:sz="0" w:space="0" w:color="auto"/>
            <w:right w:val="none" w:sz="0" w:space="0" w:color="auto"/>
          </w:divBdr>
        </w:div>
      </w:divsChild>
    </w:div>
    <w:div w:id="21161700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emf"/><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image" Target="media/image1.emf"/><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emf"/><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onnectome@snu.ac.kr"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emf"/><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emf"/><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21108CB87601C43A47D497044A7F492" ma:contentTypeVersion="16" ma:contentTypeDescription="Create a new document." ma:contentTypeScope="" ma:versionID="e448885e5cf70c0d7f671400f9ae172c">
  <xsd:schema xmlns:xsd="http://www.w3.org/2001/XMLSchema" xmlns:xs="http://www.w3.org/2001/XMLSchema" xmlns:p="http://schemas.microsoft.com/office/2006/metadata/properties" xmlns:ns2="0c95fa17-a81d-4430-9e34-985478460be0" xmlns:ns3="6d207d4e-1d9c-4c4c-a903-8aa16652c927" targetNamespace="http://schemas.microsoft.com/office/2006/metadata/properties" ma:root="true" ma:fieldsID="11a9f59726923852eccfbce1f0d330de" ns2:_="" ns3:_="">
    <xsd:import namespace="0c95fa17-a81d-4430-9e34-985478460be0"/>
    <xsd:import namespace="6d207d4e-1d9c-4c4c-a903-8aa16652c92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element ref="ns2:MediaServiceSearchProperties" minOccurs="0"/>
                <xsd:element ref="ns3:SharedWithUsers" minOccurs="0"/>
                <xsd:element ref="ns3:SharedWithDetail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95fa17-a81d-4430-9e34-985478460b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65933e2-dc98-47c1-b79f-40043684dca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d207d4e-1d9c-4c4c-a903-8aa16652c92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05e5510-c0ef-4334-b6af-c6cbc647dac7}" ma:internalName="TaxCatchAll" ma:showField="CatchAllData" ma:web="6d207d4e-1d9c-4c4c-a903-8aa16652c927">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6d207d4e-1d9c-4c4c-a903-8aa16652c927" xsi:nil="true"/>
    <lcf76f155ced4ddcb4097134ff3c332f xmlns="0c95fa17-a81d-4430-9e34-985478460be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F66E662-7447-45A4-91ED-2999D22F3926}">
  <ds:schemaRefs>
    <ds:schemaRef ds:uri="http://schemas.openxmlformats.org/officeDocument/2006/bibliography"/>
  </ds:schemaRefs>
</ds:datastoreItem>
</file>

<file path=customXml/itemProps2.xml><?xml version="1.0" encoding="utf-8"?>
<ds:datastoreItem xmlns:ds="http://schemas.openxmlformats.org/officeDocument/2006/customXml" ds:itemID="{8DBAE9AC-0256-495A-9E96-40A4AA6500B3}">
  <ds:schemaRefs>
    <ds:schemaRef ds:uri="http://schemas.microsoft.com/sharepoint/v3/contenttype/forms"/>
  </ds:schemaRefs>
</ds:datastoreItem>
</file>

<file path=customXml/itemProps3.xml><?xml version="1.0" encoding="utf-8"?>
<ds:datastoreItem xmlns:ds="http://schemas.openxmlformats.org/officeDocument/2006/customXml" ds:itemID="{B4B48B4D-7285-4EB2-BA5F-358FA9B8EA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95fa17-a81d-4430-9e34-985478460be0"/>
    <ds:schemaRef ds:uri="6d207d4e-1d9c-4c4c-a903-8aa16652c9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3FF53B8-E413-476D-8E05-42547341E143}">
  <ds:schemaRefs>
    <ds:schemaRef ds:uri="http://schemas.microsoft.com/office/2006/metadata/properties"/>
    <ds:schemaRef ds:uri="http://schemas.microsoft.com/office/infopath/2007/PartnerControls"/>
    <ds:schemaRef ds:uri="6d207d4e-1d9c-4c4c-a903-8aa16652c927"/>
    <ds:schemaRef ds:uri="0c95fa17-a81d-4430-9e34-985478460be0"/>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41322</Words>
  <Characters>235540</Characters>
  <Application>Microsoft Office Word</Application>
  <DocSecurity>0</DocSecurity>
  <Lines>1962</Lines>
  <Paragraphs>552</Paragraphs>
  <ScaleCrop>false</ScaleCrop>
  <HeadingPairs>
    <vt:vector size="2" baseType="variant">
      <vt:variant>
        <vt:lpstr>Title</vt:lpstr>
      </vt:variant>
      <vt:variant>
        <vt:i4>1</vt:i4>
      </vt:variant>
    </vt:vector>
  </HeadingPairs>
  <TitlesOfParts>
    <vt:vector size="1" baseType="lpstr">
      <vt:lpstr>Professional sample paper with annotations</vt:lpstr>
    </vt:vector>
  </TitlesOfParts>
  <Company/>
  <LinksUpToDate>false</LinksUpToDate>
  <CharactersWithSpaces>276310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sample paper with annotations</dc:title>
  <dc:subject/>
  <dc:creator/>
  <cp:keywords/>
  <dc:description/>
  <cp:lastModifiedBy/>
  <cp:revision>1</cp:revision>
  <dcterms:created xsi:type="dcterms:W3CDTF">2025-10-08T00:31:00Z</dcterms:created>
  <dcterms:modified xsi:type="dcterms:W3CDTF">2025-10-26T09:35:00Z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0x010100721108CB87601C43A47D497044A7F492</vt:lpwstr>
  </property>
  <property fmtid="{D5CDD505-2E9C-101B-9397-08002B2CF9AE}" pid="3" name="MediaServiceImageTags">
    <vt:lpwstr/>
  </property>
</Properties>
</file>